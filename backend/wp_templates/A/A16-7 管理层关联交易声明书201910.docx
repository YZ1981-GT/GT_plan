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C47DC2" w:rsidRPr="001602EE" w14:paraId="73E712EA" w14:textId="77777777" w:rsidTr="005E4AC7">
        <w:tc>
          <w:tcPr>
            <w:tcW w:w="9322" w:type="dxa"/>
            <w:shd w:val="clear" w:color="auto" w:fill="CCFFFF"/>
          </w:tcPr>
          <w:p w14:paraId="55F482E0" w14:textId="77777777" w:rsidR="005E4AC7" w:rsidRDefault="005E4AC7" w:rsidP="005E4AC7">
            <w:pPr>
              <w:spacing w:after="240"/>
              <w:jc w:val="center"/>
              <w:rPr>
                <w:rFonts w:ascii="Arial Narrow" w:eastAsia="宋体" w:hAnsi="宋体" w:hint="eastAsia"/>
                <w:sz w:val="24"/>
              </w:rPr>
            </w:pPr>
            <w:r w:rsidRPr="00EB39C3">
              <w:rPr>
                <w:rFonts w:ascii="宋体" w:eastAsia="宋体" w:hAnsi="宋体" w:hint="eastAsia"/>
                <w:b/>
                <w:bCs/>
                <w:sz w:val="24"/>
                <w:szCs w:val="24"/>
              </w:rPr>
              <w:t>管理</w:t>
            </w:r>
            <w:r>
              <w:rPr>
                <w:rFonts w:ascii="宋体" w:eastAsia="宋体" w:hAnsi="宋体" w:hint="eastAsia"/>
                <w:b/>
                <w:bCs/>
                <w:sz w:val="24"/>
                <w:szCs w:val="24"/>
              </w:rPr>
              <w:t>层</w:t>
            </w:r>
            <w:r w:rsidRPr="00EB39C3">
              <w:rPr>
                <w:rFonts w:ascii="宋体" w:eastAsia="宋体" w:hAnsi="宋体" w:hint="eastAsia"/>
                <w:b/>
                <w:bCs/>
                <w:sz w:val="24"/>
                <w:szCs w:val="24"/>
              </w:rPr>
              <w:t>关联交易声明书</w:t>
            </w:r>
            <w:r>
              <w:rPr>
                <w:rFonts w:ascii="宋体" w:eastAsia="宋体" w:hAnsi="宋体" w:hint="eastAsia"/>
                <w:b/>
                <w:bCs/>
                <w:sz w:val="24"/>
                <w:szCs w:val="24"/>
              </w:rPr>
              <w:t xml:space="preserve"> </w:t>
            </w:r>
            <w:r w:rsidRPr="00DC17CC">
              <w:rPr>
                <w:rFonts w:ascii="宋体" w:eastAsia="宋体" w:hAnsi="宋体" w:hint="eastAsia"/>
                <w:b/>
                <w:bCs/>
                <w:sz w:val="24"/>
                <w:szCs w:val="24"/>
              </w:rPr>
              <w:t>指引</w:t>
            </w:r>
          </w:p>
          <w:p w14:paraId="204DBBD8" w14:textId="77777777" w:rsidR="00C47DC2" w:rsidRPr="00C47DC2" w:rsidRDefault="00C47DC2" w:rsidP="00C47DC2">
            <w:pPr>
              <w:spacing w:after="240"/>
              <w:rPr>
                <w:rFonts w:ascii="Arial Narrow" w:eastAsia="宋体" w:hAnsi="Arial Narrow"/>
                <w:sz w:val="24"/>
              </w:rPr>
            </w:pPr>
            <w:r w:rsidRPr="00C47DC2">
              <w:rPr>
                <w:rFonts w:ascii="Arial Narrow" w:eastAsia="宋体" w:hAnsi="宋体"/>
                <w:sz w:val="24"/>
              </w:rPr>
              <w:t>本管理层</w:t>
            </w:r>
            <w:r>
              <w:rPr>
                <w:rFonts w:ascii="Arial Narrow" w:eastAsia="宋体" w:hAnsi="宋体" w:hint="eastAsia"/>
                <w:sz w:val="24"/>
              </w:rPr>
              <w:t>关联交易</w:t>
            </w:r>
            <w:r w:rsidRPr="00C47DC2">
              <w:rPr>
                <w:rFonts w:ascii="Arial Narrow" w:eastAsia="宋体" w:hAnsi="宋体"/>
                <w:sz w:val="24"/>
              </w:rPr>
              <w:t>声明书（以下简称</w:t>
            </w:r>
            <w:r w:rsidRPr="00C47DC2">
              <w:rPr>
                <w:rFonts w:ascii="Arial Narrow" w:eastAsia="宋体" w:hAnsi="Arial Narrow"/>
                <w:sz w:val="24"/>
              </w:rPr>
              <w:t>“</w:t>
            </w:r>
            <w:r w:rsidRPr="00C47DC2">
              <w:rPr>
                <w:rFonts w:ascii="Arial Narrow" w:eastAsia="宋体" w:hAnsi="宋体"/>
                <w:sz w:val="24"/>
              </w:rPr>
              <w:t>本声明书</w:t>
            </w:r>
            <w:r w:rsidRPr="00C47DC2">
              <w:rPr>
                <w:rFonts w:ascii="Arial Narrow" w:eastAsia="宋体" w:hAnsi="Arial Narrow"/>
                <w:sz w:val="24"/>
              </w:rPr>
              <w:t>”</w:t>
            </w:r>
            <w:r w:rsidRPr="00C47DC2">
              <w:rPr>
                <w:rFonts w:ascii="Arial Narrow" w:eastAsia="宋体" w:hAnsi="宋体"/>
                <w:sz w:val="24"/>
              </w:rPr>
              <w:t>）系根据《中国注册会计师审计准则第</w:t>
            </w:r>
            <w:r w:rsidRPr="00C47DC2">
              <w:rPr>
                <w:rFonts w:ascii="Arial Narrow" w:eastAsia="宋体" w:hAnsi="Arial Narrow"/>
                <w:sz w:val="24"/>
              </w:rPr>
              <w:t>1341</w:t>
            </w:r>
            <w:r w:rsidRPr="00C47DC2">
              <w:rPr>
                <w:rFonts w:ascii="Arial Narrow" w:eastAsia="宋体" w:hAnsi="宋体"/>
                <w:sz w:val="24"/>
              </w:rPr>
              <w:t>号</w:t>
            </w:r>
            <w:r w:rsidRPr="00C47DC2">
              <w:rPr>
                <w:rFonts w:ascii="Arial Narrow" w:eastAsia="宋体" w:hAnsi="Arial Narrow"/>
                <w:sz w:val="24"/>
              </w:rPr>
              <w:t>——</w:t>
            </w:r>
            <w:r w:rsidRPr="00C47DC2">
              <w:rPr>
                <w:rFonts w:ascii="Arial Narrow" w:eastAsia="宋体" w:hAnsi="宋体"/>
                <w:sz w:val="24"/>
              </w:rPr>
              <w:t>书面声明》</w:t>
            </w:r>
            <w:r w:rsidR="00AB323E" w:rsidRPr="00AB323E">
              <w:rPr>
                <w:rFonts w:ascii="Arial Narrow" w:eastAsia="宋体" w:hAnsi="宋体" w:hint="eastAsia"/>
                <w:sz w:val="24"/>
                <w:highlight w:val="yellow"/>
              </w:rPr>
              <w:t>（</w:t>
            </w:r>
            <w:r w:rsidR="00AB323E" w:rsidRPr="00AB323E">
              <w:rPr>
                <w:rFonts w:ascii="Arial Narrow" w:eastAsia="宋体" w:hAnsi="宋体" w:hint="eastAsia"/>
                <w:sz w:val="24"/>
                <w:highlight w:val="yellow"/>
              </w:rPr>
              <w:t>2016</w:t>
            </w:r>
            <w:r w:rsidR="00AB323E" w:rsidRPr="00AB323E">
              <w:rPr>
                <w:rFonts w:ascii="Arial Narrow" w:eastAsia="宋体" w:hAnsi="宋体" w:hint="eastAsia"/>
                <w:sz w:val="24"/>
                <w:highlight w:val="yellow"/>
              </w:rPr>
              <w:t>年</w:t>
            </w:r>
            <w:r w:rsidR="00AB323E" w:rsidRPr="00AB323E">
              <w:rPr>
                <w:rFonts w:ascii="Arial Narrow" w:eastAsia="宋体" w:hAnsi="宋体" w:hint="eastAsia"/>
                <w:sz w:val="24"/>
                <w:highlight w:val="yellow"/>
              </w:rPr>
              <w:t>12</w:t>
            </w:r>
            <w:r w:rsidR="00AB323E" w:rsidRPr="00AB323E">
              <w:rPr>
                <w:rFonts w:ascii="Arial Narrow" w:eastAsia="宋体" w:hAnsi="宋体" w:hint="eastAsia"/>
                <w:sz w:val="24"/>
                <w:highlight w:val="yellow"/>
              </w:rPr>
              <w:t>月</w:t>
            </w:r>
            <w:r w:rsidR="00AB323E" w:rsidRPr="00AB323E">
              <w:rPr>
                <w:rFonts w:ascii="Arial Narrow" w:eastAsia="宋体" w:hAnsi="宋体" w:hint="eastAsia"/>
                <w:sz w:val="24"/>
                <w:highlight w:val="yellow"/>
              </w:rPr>
              <w:t>23</w:t>
            </w:r>
            <w:r w:rsidR="00AB323E" w:rsidRPr="00AB323E">
              <w:rPr>
                <w:rFonts w:ascii="Arial Narrow" w:eastAsia="宋体" w:hAnsi="宋体" w:hint="eastAsia"/>
                <w:sz w:val="24"/>
                <w:highlight w:val="yellow"/>
              </w:rPr>
              <w:t>日修订）</w:t>
            </w:r>
            <w:r>
              <w:rPr>
                <w:rFonts w:ascii="Arial Narrow" w:eastAsia="宋体" w:hAnsi="宋体" w:hint="eastAsia"/>
                <w:sz w:val="24"/>
              </w:rPr>
              <w:t>、</w:t>
            </w:r>
            <w:r w:rsidRPr="00C47DC2">
              <w:rPr>
                <w:rFonts w:ascii="Arial Narrow" w:eastAsia="宋体" w:hAnsi="宋体"/>
                <w:sz w:val="24"/>
              </w:rPr>
              <w:t>《中国注册会计师审计准则第</w:t>
            </w:r>
            <w:r w:rsidRPr="00C47DC2">
              <w:rPr>
                <w:rFonts w:ascii="Arial Narrow" w:eastAsia="宋体" w:hAnsi="Arial Narrow"/>
                <w:sz w:val="24"/>
              </w:rPr>
              <w:t>13</w:t>
            </w:r>
            <w:r>
              <w:rPr>
                <w:rFonts w:ascii="Arial Narrow" w:eastAsia="宋体" w:hAnsi="Arial Narrow" w:hint="eastAsia"/>
                <w:sz w:val="24"/>
              </w:rPr>
              <w:t>23</w:t>
            </w:r>
            <w:r w:rsidRPr="00C47DC2">
              <w:rPr>
                <w:rFonts w:ascii="Arial Narrow" w:eastAsia="宋体" w:hAnsi="宋体"/>
                <w:sz w:val="24"/>
              </w:rPr>
              <w:t>号</w:t>
            </w:r>
            <w:r w:rsidRPr="00C47DC2">
              <w:rPr>
                <w:rFonts w:ascii="Arial Narrow" w:eastAsia="宋体" w:hAnsi="Arial Narrow"/>
                <w:sz w:val="24"/>
              </w:rPr>
              <w:t>——</w:t>
            </w:r>
            <w:r>
              <w:rPr>
                <w:rFonts w:ascii="Arial Narrow" w:eastAsia="宋体" w:hAnsi="宋体" w:hint="eastAsia"/>
                <w:sz w:val="24"/>
              </w:rPr>
              <w:t>关联方</w:t>
            </w:r>
            <w:r w:rsidRPr="00C47DC2">
              <w:rPr>
                <w:rFonts w:ascii="Arial Narrow" w:eastAsia="宋体" w:hAnsi="宋体"/>
                <w:sz w:val="24"/>
              </w:rPr>
              <w:t>》</w:t>
            </w:r>
            <w:r>
              <w:rPr>
                <w:rFonts w:ascii="Arial Narrow" w:eastAsia="宋体" w:hAnsi="宋体"/>
                <w:sz w:val="24"/>
              </w:rPr>
              <w:t>制定</w:t>
            </w:r>
            <w:r>
              <w:rPr>
                <w:rFonts w:ascii="Arial Narrow" w:eastAsia="宋体" w:hAnsi="宋体" w:hint="eastAsia"/>
                <w:sz w:val="24"/>
              </w:rPr>
              <w:t>的</w:t>
            </w:r>
            <w:r w:rsidRPr="00C47DC2">
              <w:rPr>
                <w:rFonts w:ascii="Arial Narrow" w:eastAsia="宋体" w:hAnsi="宋体"/>
                <w:sz w:val="24"/>
              </w:rPr>
              <w:t>。在使用本声明书时，应注意下列方面：</w:t>
            </w:r>
          </w:p>
          <w:p w14:paraId="612C1998" w14:textId="77777777" w:rsidR="00C47DC2" w:rsidRPr="001602EE" w:rsidRDefault="00C47DC2" w:rsidP="00C47DC2">
            <w:pPr>
              <w:pStyle w:val="Style1"/>
              <w:spacing w:before="0"/>
              <w:ind w:left="360" w:hanging="360"/>
              <w:jc w:val="both"/>
              <w:rPr>
                <w:rFonts w:ascii="Arial Narrow" w:eastAsia="宋体" w:hAnsi="Arial Narrow"/>
              </w:rPr>
            </w:pPr>
            <w:r w:rsidRPr="001602EE">
              <w:rPr>
                <w:rFonts w:ascii="Arial Narrow" w:eastAsia="宋体" w:hAnsi="Arial Narrow"/>
              </w:rPr>
              <w:t>1.</w:t>
            </w:r>
            <w:r w:rsidRPr="001602EE">
              <w:rPr>
                <w:rFonts w:ascii="Arial Narrow" w:eastAsia="宋体" w:hAnsi="Arial Narrow"/>
              </w:rPr>
              <w:tab/>
            </w:r>
            <w:r w:rsidRPr="005E4AC7">
              <w:rPr>
                <w:rFonts w:ascii="Arial Narrow" w:eastAsia="宋体" w:hAnsi="宋体" w:hint="eastAsia"/>
                <w:color w:val="FF0000"/>
              </w:rPr>
              <w:t>红色字体显示的内容，由项目组根据主体或约定项目的具体情况填入适当的内容或删除不适用之处</w:t>
            </w:r>
            <w:r w:rsidRPr="001602EE">
              <w:rPr>
                <w:rFonts w:ascii="Arial Narrow" w:eastAsia="宋体" w:hAnsi="宋体" w:hint="eastAsia"/>
              </w:rPr>
              <w:t>。</w:t>
            </w:r>
            <w:r w:rsidR="005E4AC7" w:rsidRPr="00D2538B">
              <w:rPr>
                <w:rFonts w:ascii="宋体" w:eastAsia="宋体" w:hAnsi="宋体" w:hint="eastAsia"/>
                <w:b/>
                <w:color w:val="0000FF"/>
                <w:kern w:val="2"/>
              </w:rPr>
              <w:t>蓝色字体显示的内容，是对</w:t>
            </w:r>
            <w:r w:rsidR="005E4AC7">
              <w:rPr>
                <w:rFonts w:ascii="宋体" w:eastAsia="宋体" w:hAnsi="宋体" w:hint="eastAsia"/>
                <w:b/>
                <w:color w:val="0000FF"/>
                <w:kern w:val="2"/>
              </w:rPr>
              <w:t>相关</w:t>
            </w:r>
            <w:r w:rsidR="005E4AC7" w:rsidRPr="00D2538B">
              <w:rPr>
                <w:rFonts w:ascii="宋体" w:eastAsia="宋体" w:hAnsi="宋体" w:hint="eastAsia"/>
                <w:b/>
                <w:color w:val="0000FF"/>
                <w:kern w:val="2"/>
              </w:rPr>
              <w:t>内容的提示，使用时</w:t>
            </w:r>
            <w:r w:rsidR="005E4AC7" w:rsidRPr="00C60949">
              <w:rPr>
                <w:rFonts w:ascii="宋体" w:eastAsia="宋体" w:hAnsi="宋体" w:hint="eastAsia"/>
                <w:b/>
                <w:color w:val="0000FF"/>
                <w:kern w:val="2"/>
                <w:u w:val="single"/>
              </w:rPr>
              <w:t>删除</w:t>
            </w:r>
            <w:r w:rsidR="005E4AC7" w:rsidRPr="00D2538B">
              <w:rPr>
                <w:rFonts w:ascii="宋体" w:eastAsia="宋体" w:hAnsi="宋体" w:hint="eastAsia"/>
                <w:b/>
                <w:color w:val="0000FF"/>
                <w:kern w:val="2"/>
              </w:rPr>
              <w:t>。</w:t>
            </w:r>
          </w:p>
          <w:p w14:paraId="73DECB09" w14:textId="77777777" w:rsidR="00C47DC2" w:rsidRDefault="00C47DC2" w:rsidP="00C47DC2">
            <w:pPr>
              <w:pStyle w:val="Style1"/>
              <w:spacing w:before="0"/>
              <w:ind w:left="360" w:hanging="360"/>
              <w:jc w:val="both"/>
              <w:rPr>
                <w:rFonts w:ascii="Arial Narrow" w:eastAsia="宋体" w:hAnsi="宋体" w:hint="eastAsia"/>
              </w:rPr>
            </w:pPr>
            <w:r w:rsidRPr="001602EE">
              <w:rPr>
                <w:rFonts w:ascii="Arial Narrow" w:eastAsia="宋体" w:hAnsi="Arial Narrow"/>
              </w:rPr>
              <w:t>2.</w:t>
            </w:r>
            <w:r w:rsidRPr="001602EE">
              <w:rPr>
                <w:rFonts w:ascii="Arial Narrow" w:eastAsia="宋体" w:hAnsi="Arial Narrow"/>
              </w:rPr>
              <w:tab/>
            </w:r>
            <w:r w:rsidRPr="001602EE">
              <w:rPr>
                <w:rFonts w:ascii="Arial Narrow" w:eastAsia="宋体" w:hAnsi="宋体" w:hint="eastAsia"/>
              </w:rPr>
              <w:t>本声明书系针对年度财务报表审计而制定。如果审计多个报告期间的财务报表，或财务报表涵盖的期间短于一年，项目组应根据具体情况对本声明书作出适当修改，即本声明书应涵盖审计报告针对的所有财务报表和期间。</w:t>
            </w:r>
          </w:p>
          <w:p w14:paraId="45200AE9" w14:textId="77777777" w:rsidR="00C47DC2" w:rsidRDefault="00C47DC2" w:rsidP="00C47DC2">
            <w:pPr>
              <w:pStyle w:val="Style1"/>
              <w:spacing w:before="0"/>
              <w:ind w:left="360" w:hanging="360"/>
              <w:jc w:val="both"/>
              <w:rPr>
                <w:rFonts w:ascii="Arial Narrow" w:eastAsia="宋体" w:hAnsi="宋体" w:hint="eastAsia"/>
              </w:rPr>
            </w:pPr>
            <w:r>
              <w:rPr>
                <w:rFonts w:ascii="Arial Narrow" w:eastAsia="宋体" w:hAnsi="宋体" w:hint="eastAsia"/>
              </w:rPr>
              <w:t>3.</w:t>
            </w:r>
            <w:r w:rsidRPr="001602EE">
              <w:rPr>
                <w:rFonts w:ascii="Arial Narrow" w:eastAsia="宋体" w:hAnsi="Arial Narrow"/>
              </w:rPr>
              <w:tab/>
            </w:r>
            <w:r w:rsidRPr="001602EE">
              <w:rPr>
                <w:rFonts w:ascii="Arial Narrow" w:eastAsia="宋体" w:hAnsi="宋体" w:hint="eastAsia"/>
              </w:rPr>
              <w:t>本声明书应当由管理层中对主体及其财务负主要责任的人员签署，通常是主体法定代表人以及主管会计工作的负责人（与已审计财务报表的签署人相同）签署，并加盖</w:t>
            </w:r>
            <w:r w:rsidR="002421C9">
              <w:rPr>
                <w:rFonts w:ascii="Arial Narrow" w:eastAsia="宋体" w:hAnsi="宋体" w:hint="eastAsia"/>
              </w:rPr>
              <w:t>被审计单位</w:t>
            </w:r>
            <w:r w:rsidRPr="001602EE">
              <w:rPr>
                <w:rFonts w:ascii="Arial Narrow" w:eastAsia="宋体" w:hAnsi="宋体" w:hint="eastAsia"/>
              </w:rPr>
              <w:t>公章。</w:t>
            </w:r>
          </w:p>
          <w:p w14:paraId="794F632F" w14:textId="77777777" w:rsidR="005E4AC7" w:rsidRDefault="005E4AC7" w:rsidP="00C47DC2">
            <w:pPr>
              <w:pStyle w:val="Style1"/>
              <w:spacing w:before="0"/>
              <w:ind w:left="360" w:hanging="360"/>
              <w:jc w:val="both"/>
              <w:rPr>
                <w:rFonts w:ascii="Arial Narrow" w:eastAsia="宋体" w:hAnsi="Arial Narrow" w:hint="eastAsia"/>
              </w:rPr>
            </w:pPr>
            <w:r>
              <w:rPr>
                <w:rFonts w:ascii="Arial Narrow" w:eastAsia="宋体" w:hAnsi="宋体" w:hint="eastAsia"/>
              </w:rPr>
              <w:t>4.</w:t>
            </w:r>
            <w:r w:rsidRPr="001602EE">
              <w:rPr>
                <w:rFonts w:ascii="Arial Narrow" w:eastAsia="宋体" w:hAnsi="Arial Narrow"/>
              </w:rPr>
              <w:tab/>
            </w:r>
            <w:r w:rsidRPr="005E4AC7">
              <w:rPr>
                <w:rFonts w:ascii="Arial Narrow" w:eastAsia="宋体" w:hAnsi="Arial Narrow" w:hint="eastAsia"/>
              </w:rPr>
              <w:tab/>
            </w:r>
            <w:r w:rsidRPr="005E4AC7">
              <w:rPr>
                <w:rFonts w:ascii="Arial Narrow" w:eastAsia="宋体" w:hAnsi="Arial Narrow" w:hint="eastAsia"/>
              </w:rPr>
              <w:t>声明书中披露的关联方及交易内容应与财务报表列报一致。</w:t>
            </w:r>
          </w:p>
          <w:p w14:paraId="759CFA68" w14:textId="77777777" w:rsidR="00AB323E" w:rsidRPr="001602EE" w:rsidRDefault="00AB323E" w:rsidP="00AB323E">
            <w:pPr>
              <w:pStyle w:val="Style1"/>
              <w:ind w:left="360" w:hanging="360"/>
              <w:rPr>
                <w:rFonts w:ascii="Arial Narrow" w:eastAsia="宋体" w:hAnsi="Arial Narrow"/>
              </w:rPr>
            </w:pPr>
            <w:r>
              <w:rPr>
                <w:rFonts w:ascii="Arial Narrow" w:eastAsia="宋体" w:hAnsi="Arial Narrow" w:hint="eastAsia"/>
              </w:rPr>
              <w:t xml:space="preserve">5.  </w:t>
            </w:r>
            <w:r>
              <w:rPr>
                <w:rFonts w:ascii="Arial Narrow" w:eastAsia="宋体" w:hAnsi="Arial Narrow" w:hint="eastAsia"/>
              </w:rPr>
              <w:t>《</w:t>
            </w:r>
            <w:r w:rsidRPr="00AB323E">
              <w:rPr>
                <w:rFonts w:ascii="Arial Narrow" w:eastAsia="宋体" w:hAnsi="Arial Narrow" w:hint="eastAsia"/>
              </w:rPr>
              <w:t>公开发行证券的公司信息披露编报规则第</w:t>
            </w:r>
            <w:r w:rsidRPr="00AB323E">
              <w:rPr>
                <w:rFonts w:ascii="Arial Narrow" w:eastAsia="宋体" w:hAnsi="Arial Narrow" w:hint="eastAsia"/>
              </w:rPr>
              <w:t xml:space="preserve">15 </w:t>
            </w:r>
            <w:r w:rsidRPr="00AB323E">
              <w:rPr>
                <w:rFonts w:ascii="Arial Narrow" w:eastAsia="宋体" w:hAnsi="Arial Narrow" w:hint="eastAsia"/>
              </w:rPr>
              <w:t>号——财务报告的一般规定（</w:t>
            </w:r>
            <w:r w:rsidRPr="00AB323E">
              <w:rPr>
                <w:rFonts w:ascii="Arial Narrow" w:eastAsia="宋体" w:hAnsi="Arial Narrow" w:hint="eastAsia"/>
              </w:rPr>
              <w:t xml:space="preserve">2014 </w:t>
            </w:r>
            <w:r w:rsidRPr="00AB323E">
              <w:rPr>
                <w:rFonts w:ascii="Arial Narrow" w:eastAsia="宋体" w:hAnsi="Arial Narrow" w:hint="eastAsia"/>
              </w:rPr>
              <w:t>年修订）</w:t>
            </w:r>
            <w:r>
              <w:rPr>
                <w:rFonts w:ascii="Arial Narrow" w:eastAsia="宋体" w:hAnsi="Arial Narrow" w:hint="eastAsia"/>
              </w:rPr>
              <w:t>》</w:t>
            </w:r>
            <w:r w:rsidRPr="00AB323E">
              <w:rPr>
                <w:rFonts w:ascii="Arial Narrow" w:eastAsia="宋体" w:hAnsi="Arial Narrow" w:hint="eastAsia"/>
              </w:rPr>
              <w:t>第五十一条</w:t>
            </w:r>
            <w:r w:rsidRPr="00AB323E">
              <w:rPr>
                <w:rFonts w:ascii="Arial Narrow" w:eastAsia="宋体" w:hAnsi="Arial Narrow" w:hint="eastAsia"/>
              </w:rPr>
              <w:t xml:space="preserve"> </w:t>
            </w:r>
            <w:r w:rsidRPr="00AB323E">
              <w:rPr>
                <w:rFonts w:ascii="Arial Narrow" w:eastAsia="宋体" w:hAnsi="Arial Narrow" w:hint="eastAsia"/>
                <w:highlight w:val="yellow"/>
              </w:rPr>
              <w:t>公司应按照《企业会计准则》及中国证监会有关规定中界定的关联方，披露关联方情况</w:t>
            </w:r>
            <w:r>
              <w:rPr>
                <w:rFonts w:ascii="Arial Narrow" w:eastAsia="宋体" w:hAnsi="Arial Narrow" w:hint="eastAsia"/>
              </w:rPr>
              <w:t>（</w:t>
            </w:r>
            <w:r w:rsidRPr="00AB323E">
              <w:rPr>
                <w:rFonts w:ascii="Arial Narrow" w:eastAsia="宋体" w:hAnsi="Arial Narrow" w:hint="eastAsia"/>
              </w:rPr>
              <w:t>在中华人民共和国境内公开发行股票并在证券交易所上市的公司披露年度财务报告、首次公开发行股票的公司（以下均简称公司）申报财务报告、以及按照有关规定需要参照年度财务报告披露有关财务信息时</w:t>
            </w:r>
            <w:r>
              <w:rPr>
                <w:rFonts w:ascii="Arial Narrow" w:eastAsia="宋体" w:hAnsi="Arial Narrow" w:hint="eastAsia"/>
              </w:rPr>
              <w:t>）</w:t>
            </w:r>
            <w:r w:rsidRPr="00AB323E">
              <w:rPr>
                <w:rFonts w:ascii="Arial Narrow" w:eastAsia="宋体" w:hAnsi="Arial Narrow" w:hint="eastAsia"/>
              </w:rPr>
              <w:t>。</w:t>
            </w:r>
          </w:p>
          <w:p w14:paraId="223F5D32" w14:textId="77777777" w:rsidR="00AB323E" w:rsidRPr="001602EE" w:rsidRDefault="00AB323E" w:rsidP="00AB323E">
            <w:pPr>
              <w:pStyle w:val="Style1"/>
              <w:spacing w:before="0"/>
              <w:ind w:left="360" w:hanging="360"/>
              <w:jc w:val="both"/>
              <w:rPr>
                <w:rFonts w:ascii="Arial Narrow" w:eastAsia="宋体" w:hAnsi="Arial Narrow"/>
              </w:rPr>
            </w:pPr>
          </w:p>
        </w:tc>
      </w:tr>
    </w:tbl>
    <w:p w14:paraId="02CD8D5A" w14:textId="77777777" w:rsidR="00C47DC2" w:rsidRDefault="00C47DC2" w:rsidP="00C47DC2">
      <w:pPr>
        <w:rPr>
          <w:rFonts w:ascii="Arial Narrow" w:hAnsi="Arial Narrow" w:hint="eastAsia"/>
          <w:sz w:val="24"/>
        </w:rPr>
      </w:pPr>
    </w:p>
    <w:p w14:paraId="22B4705E" w14:textId="77777777" w:rsidR="005E4AC7" w:rsidRPr="005E4AC7" w:rsidRDefault="005E4AC7" w:rsidP="005E4AC7">
      <w:pPr>
        <w:spacing w:line="0" w:lineRule="atLeast"/>
        <w:jc w:val="center"/>
        <w:rPr>
          <w:rFonts w:ascii="宋体" w:eastAsia="宋体" w:hAnsi="宋体" w:hint="eastAsia"/>
          <w:b/>
          <w:bCs/>
          <w:sz w:val="32"/>
          <w:szCs w:val="32"/>
        </w:rPr>
      </w:pPr>
      <w:r w:rsidRPr="005E4AC7">
        <w:rPr>
          <w:rFonts w:ascii="宋体" w:eastAsia="宋体" w:hAnsi="宋体" w:hint="eastAsia"/>
          <w:b/>
          <w:bCs/>
          <w:sz w:val="32"/>
          <w:szCs w:val="32"/>
        </w:rPr>
        <w:t>管理层关联交易声明书</w:t>
      </w:r>
    </w:p>
    <w:p w14:paraId="7F47823D" w14:textId="77777777" w:rsidR="005E4AC7" w:rsidRDefault="005E4AC7" w:rsidP="00D34B01">
      <w:pPr>
        <w:adjustRightInd w:val="0"/>
        <w:snapToGrid w:val="0"/>
        <w:spacing w:beforeLines="50" w:before="222" w:line="300" w:lineRule="auto"/>
        <w:ind w:firstLineChars="200" w:firstLine="480"/>
        <w:rPr>
          <w:rFonts w:ascii="Arial Narrow" w:hAnsi="Arial Narrow" w:hint="eastAsia"/>
          <w:sz w:val="24"/>
        </w:rPr>
      </w:pPr>
    </w:p>
    <w:p w14:paraId="755C68ED" w14:textId="77777777" w:rsidR="005E4AC7" w:rsidRPr="001602EE" w:rsidRDefault="005E4AC7" w:rsidP="00D34B01">
      <w:pPr>
        <w:adjustRightInd w:val="0"/>
        <w:snapToGrid w:val="0"/>
        <w:spacing w:beforeLines="50" w:before="222" w:line="300" w:lineRule="auto"/>
        <w:ind w:firstLineChars="200" w:firstLine="480"/>
        <w:rPr>
          <w:rFonts w:ascii="Arial Narrow" w:hAnsi="Arial Narrow"/>
          <w:sz w:val="24"/>
        </w:rPr>
      </w:pPr>
    </w:p>
    <w:p w14:paraId="75323538" w14:textId="77777777" w:rsidR="004A75A7" w:rsidRPr="0067699F" w:rsidRDefault="004A75A7" w:rsidP="00D34B01">
      <w:pPr>
        <w:adjustRightInd w:val="0"/>
        <w:snapToGrid w:val="0"/>
        <w:spacing w:beforeLines="50" w:before="222" w:line="300" w:lineRule="auto"/>
        <w:ind w:firstLineChars="200" w:firstLine="482"/>
        <w:rPr>
          <w:rFonts w:ascii="仿宋_GB2312" w:eastAsia="仿宋_GB2312" w:hAnsi="Arial Narrow" w:hint="eastAsia"/>
          <w:sz w:val="24"/>
        </w:rPr>
      </w:pPr>
      <w:r w:rsidRPr="0067699F">
        <w:rPr>
          <w:rFonts w:ascii="仿宋_GB2312" w:eastAsia="仿宋_GB2312" w:hAnsi="宋体" w:hint="eastAsia"/>
          <w:b/>
          <w:sz w:val="24"/>
        </w:rPr>
        <w:t>致：</w:t>
      </w:r>
      <w:r w:rsidR="003F55CB" w:rsidRPr="003F55CB">
        <w:rPr>
          <w:rFonts w:ascii="仿宋_GB2312" w:eastAsia="仿宋_GB2312" w:hAnsi="宋体" w:hint="eastAsia"/>
          <w:b/>
          <w:sz w:val="24"/>
        </w:rPr>
        <w:t>致同会计师事务所（特殊普通合伙）</w:t>
      </w:r>
    </w:p>
    <w:p w14:paraId="22309F8E" w14:textId="77777777" w:rsidR="004A75A7" w:rsidRDefault="004A75A7" w:rsidP="00D34B01">
      <w:pPr>
        <w:adjustRightInd w:val="0"/>
        <w:snapToGrid w:val="0"/>
        <w:spacing w:beforeLines="50" w:before="222" w:line="300" w:lineRule="auto"/>
        <w:ind w:firstLineChars="200" w:firstLine="480"/>
        <w:rPr>
          <w:rFonts w:ascii="仿宋_GB2312" w:eastAsia="仿宋_GB2312" w:hAnsi="宋体" w:hint="eastAsia"/>
          <w:color w:val="0000FF"/>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3E65C7F4" w14:textId="77777777" w:rsidR="00950FA2" w:rsidRDefault="00950FA2" w:rsidP="00D34B01">
      <w:pPr>
        <w:adjustRightInd w:val="0"/>
        <w:snapToGrid w:val="0"/>
        <w:spacing w:beforeLines="50" w:before="222" w:line="300" w:lineRule="auto"/>
        <w:ind w:firstLineChars="200" w:firstLine="480"/>
        <w:rPr>
          <w:rFonts w:ascii="仿宋_GB2312" w:eastAsia="仿宋_GB2312" w:hAnsi="宋体" w:hint="eastAsia"/>
          <w:sz w:val="24"/>
        </w:rPr>
      </w:pPr>
    </w:p>
    <w:p w14:paraId="61B4AC69" w14:textId="77777777" w:rsidR="00950FA2" w:rsidRDefault="00950FA2" w:rsidP="00D34B01">
      <w:pPr>
        <w:adjustRightInd w:val="0"/>
        <w:snapToGrid w:val="0"/>
        <w:spacing w:beforeLines="50" w:before="222" w:line="300" w:lineRule="auto"/>
        <w:ind w:firstLineChars="200" w:firstLine="480"/>
        <w:rPr>
          <w:rFonts w:ascii="仿宋_GB2312" w:eastAsia="仿宋_GB2312" w:hAnsi="宋体" w:hint="eastAsia"/>
          <w:sz w:val="24"/>
        </w:rPr>
      </w:pPr>
      <w:r w:rsidRPr="0067699F">
        <w:rPr>
          <w:rFonts w:ascii="仿宋_GB2312" w:eastAsia="仿宋_GB2312" w:hAnsi="宋体" w:hint="eastAsia"/>
          <w:sz w:val="24"/>
        </w:rPr>
        <w:t>本声明书是针对</w:t>
      </w:r>
      <w:r w:rsidR="00E32B13">
        <w:rPr>
          <w:rFonts w:ascii="仿宋_GB2312" w:eastAsia="仿宋_GB2312" w:hAnsi="宋体" w:hint="eastAsia"/>
          <w:sz w:val="24"/>
        </w:rPr>
        <w:t>你们</w:t>
      </w:r>
      <w:r w:rsidRPr="0067699F">
        <w:rPr>
          <w:rFonts w:ascii="仿宋_GB2312" w:eastAsia="仿宋_GB2312" w:hAnsi="宋体" w:hint="eastAsia"/>
          <w:sz w:val="24"/>
        </w:rPr>
        <w:t>执行的本公司截至</w:t>
      </w:r>
      <w:r w:rsidRPr="00FE4A17">
        <w:rPr>
          <w:rFonts w:ascii="仿宋_GB2312" w:eastAsia="仿宋_GB2312" w:hAnsi="宋体" w:hint="eastAsia"/>
          <w:color w:val="FF0000"/>
          <w:sz w:val="24"/>
        </w:rPr>
        <w:t>201</w:t>
      </w:r>
      <w:r w:rsidR="00B648FD" w:rsidRPr="00FE4A17">
        <w:rPr>
          <w:rFonts w:ascii="仿宋_GB2312" w:eastAsia="仿宋_GB2312" w:hAnsi="宋体" w:hint="eastAsia"/>
          <w:color w:val="FF0000"/>
          <w:sz w:val="24"/>
        </w:rPr>
        <w:t>×</w:t>
      </w:r>
      <w:r w:rsidRPr="00FE4A17">
        <w:rPr>
          <w:rFonts w:ascii="仿宋_GB2312" w:eastAsia="仿宋_GB2312" w:hAnsi="宋体" w:hint="eastAsia"/>
          <w:color w:val="FF0000"/>
          <w:sz w:val="24"/>
        </w:rPr>
        <w:t>年12月31日</w:t>
      </w:r>
      <w:r w:rsidRPr="0067699F">
        <w:rPr>
          <w:rFonts w:ascii="仿宋_GB2312" w:eastAsia="仿宋_GB2312" w:hAnsi="宋体" w:hint="eastAsia"/>
          <w:sz w:val="24"/>
        </w:rPr>
        <w:t>的年度财务报表审计而提供的。财务报表审计的目的是对财务报表发表意见，以确定财务报表是否在所有重大方面已按照企业会计准则的规定编制，并实现公允反映。</w:t>
      </w:r>
    </w:p>
    <w:p w14:paraId="6B473100" w14:textId="77777777" w:rsidR="00FE4A17" w:rsidRPr="00FE4A17" w:rsidRDefault="00FE4A17" w:rsidP="00D34B01">
      <w:pPr>
        <w:adjustRightInd w:val="0"/>
        <w:snapToGrid w:val="0"/>
        <w:spacing w:beforeLines="50" w:before="222" w:line="300" w:lineRule="auto"/>
        <w:ind w:firstLineChars="200" w:firstLine="480"/>
        <w:rPr>
          <w:rFonts w:ascii="仿宋_GB2312" w:eastAsia="仿宋_GB2312" w:hAnsi="宋体" w:hint="eastAsia"/>
          <w:sz w:val="24"/>
        </w:rPr>
      </w:pPr>
      <w:r w:rsidRPr="00FE4A17">
        <w:rPr>
          <w:rFonts w:ascii="仿宋_GB2312" w:eastAsia="仿宋_GB2312" w:hAnsi="宋体" w:hint="eastAsia"/>
          <w:sz w:val="24"/>
        </w:rPr>
        <w:t>就</w:t>
      </w:r>
      <w:r w:rsidR="00E32B13">
        <w:rPr>
          <w:rFonts w:ascii="仿宋_GB2312" w:eastAsia="仿宋_GB2312" w:hAnsi="宋体" w:hint="eastAsia"/>
          <w:sz w:val="24"/>
        </w:rPr>
        <w:t>你们</w:t>
      </w:r>
      <w:r w:rsidRPr="00FE4A17">
        <w:rPr>
          <w:rFonts w:ascii="仿宋_GB2312" w:eastAsia="仿宋_GB2312" w:hAnsi="宋体" w:hint="eastAsia"/>
          <w:sz w:val="24"/>
        </w:rPr>
        <w:t>审计的</w:t>
      </w:r>
      <w:r w:rsidRPr="00FE4A17">
        <w:rPr>
          <w:rFonts w:ascii="仿宋_GB2312" w:eastAsia="仿宋_GB2312" w:hAnsi="宋体" w:hint="eastAsia"/>
          <w:color w:val="FF0000"/>
          <w:sz w:val="24"/>
        </w:rPr>
        <w:t>201</w:t>
      </w:r>
      <w:r w:rsidR="00B648FD" w:rsidRPr="00FE4A17">
        <w:rPr>
          <w:rFonts w:ascii="仿宋_GB2312" w:eastAsia="仿宋_GB2312" w:hAnsi="宋体" w:hint="eastAsia"/>
          <w:color w:val="FF0000"/>
          <w:sz w:val="24"/>
        </w:rPr>
        <w:t>×</w:t>
      </w:r>
      <w:r w:rsidRPr="00FE4A17">
        <w:rPr>
          <w:rFonts w:ascii="仿宋_GB2312" w:eastAsia="仿宋_GB2312" w:hAnsi="宋体" w:hint="eastAsia"/>
          <w:color w:val="FF0000"/>
          <w:sz w:val="24"/>
        </w:rPr>
        <w:t>年度</w:t>
      </w:r>
      <w:r w:rsidRPr="00FE4A17">
        <w:rPr>
          <w:rFonts w:ascii="仿宋_GB2312" w:eastAsia="仿宋_GB2312" w:hAnsi="宋体" w:hint="eastAsia"/>
          <w:sz w:val="24"/>
        </w:rPr>
        <w:t>的财务报表内容，我们确信我们已经尽我们的所能进行了充分披露，根据我们对关联交易的理解，就有关关联交易之事项声明如下：</w:t>
      </w:r>
    </w:p>
    <w:p w14:paraId="252FCCAE" w14:textId="77777777" w:rsidR="00FE4A17" w:rsidRPr="00316AA9" w:rsidRDefault="00FE4A17" w:rsidP="00D34B01">
      <w:pPr>
        <w:adjustRightInd w:val="0"/>
        <w:snapToGrid w:val="0"/>
        <w:spacing w:beforeLines="50" w:before="222" w:line="300" w:lineRule="auto"/>
        <w:ind w:firstLineChars="200" w:firstLine="480"/>
        <w:rPr>
          <w:rFonts w:ascii="仿宋_GB2312" w:eastAsia="仿宋_GB2312" w:hAnsi="宋体" w:hint="eastAsia"/>
          <w:color w:val="FF0000"/>
          <w:sz w:val="24"/>
        </w:rPr>
      </w:pPr>
      <w:r w:rsidRPr="00316AA9">
        <w:rPr>
          <w:rFonts w:ascii="仿宋_GB2312" w:eastAsia="仿宋_GB2312" w:hAnsi="宋体" w:hint="eastAsia"/>
          <w:color w:val="FF0000"/>
          <w:sz w:val="24"/>
        </w:rPr>
        <w:t>我们完全是按照《企业会计准则第36号——关联方披露》的定义来确定关联方，凡是符合该准则关联方定义的，均已经作为关联方进行了披露，已经向</w:t>
      </w:r>
      <w:r w:rsidR="00E32B13" w:rsidRPr="00316AA9">
        <w:rPr>
          <w:rFonts w:ascii="仿宋_GB2312" w:eastAsia="仿宋_GB2312" w:hAnsi="宋体" w:hint="eastAsia"/>
          <w:color w:val="FF0000"/>
          <w:sz w:val="24"/>
        </w:rPr>
        <w:t>你们</w:t>
      </w:r>
      <w:r w:rsidRPr="00316AA9">
        <w:rPr>
          <w:rFonts w:ascii="仿宋_GB2312" w:eastAsia="仿宋_GB2312" w:hAnsi="宋体" w:hint="eastAsia"/>
          <w:color w:val="FF0000"/>
          <w:sz w:val="24"/>
        </w:rPr>
        <w:t>披露了全部已</w:t>
      </w:r>
      <w:r w:rsidRPr="00316AA9">
        <w:rPr>
          <w:rFonts w:ascii="仿宋_GB2312" w:eastAsia="仿宋_GB2312" w:hAnsi="宋体" w:hint="eastAsia"/>
          <w:color w:val="FF0000"/>
          <w:sz w:val="24"/>
        </w:rPr>
        <w:lastRenderedPageBreak/>
        <w:t>知的关联方名称和特征、关联方关系及其交易。相关的确认关联方的支持文件已经全部提供，并保证真实、合法、有效、完整。</w:t>
      </w:r>
    </w:p>
    <w:p w14:paraId="35CBF678" w14:textId="77777777" w:rsidR="00316AA9" w:rsidRDefault="00316AA9" w:rsidP="00D34B01">
      <w:pPr>
        <w:adjustRightInd w:val="0"/>
        <w:snapToGrid w:val="0"/>
        <w:spacing w:beforeLines="50" w:before="222" w:line="300" w:lineRule="auto"/>
        <w:ind w:firstLineChars="200" w:firstLine="480"/>
        <w:rPr>
          <w:rFonts w:ascii="仿宋_GB2312" w:eastAsia="仿宋_GB2312" w:hAnsi="宋体" w:hint="eastAsia"/>
          <w:sz w:val="24"/>
        </w:rPr>
      </w:pPr>
      <w:r w:rsidRPr="00316AA9">
        <w:rPr>
          <w:rFonts w:ascii="仿宋_GB2312" w:eastAsia="仿宋_GB2312" w:hAnsi="宋体" w:hint="eastAsia"/>
          <w:color w:val="0000FF"/>
          <w:sz w:val="24"/>
        </w:rPr>
        <w:t>【</w:t>
      </w:r>
      <w:r>
        <w:rPr>
          <w:rFonts w:ascii="仿宋_GB2312" w:eastAsia="仿宋_GB2312" w:hAnsi="宋体" w:hint="eastAsia"/>
          <w:color w:val="0000FF"/>
          <w:sz w:val="24"/>
        </w:rPr>
        <w:t>适用</w:t>
      </w:r>
      <w:r w:rsidRPr="00316AA9">
        <w:rPr>
          <w:rFonts w:ascii="仿宋_GB2312" w:eastAsia="仿宋_GB2312" w:hAnsi="宋体" w:hint="eastAsia"/>
          <w:color w:val="0000FF"/>
          <w:sz w:val="24"/>
        </w:rPr>
        <w:t>《公开发行证券的公司信息披露编报规则第15 号——财务报告的一般规定》</w:t>
      </w:r>
      <w:r>
        <w:rPr>
          <w:rFonts w:ascii="仿宋_GB2312" w:eastAsia="仿宋_GB2312" w:hAnsi="宋体" w:hint="eastAsia"/>
          <w:color w:val="0000FF"/>
          <w:sz w:val="24"/>
        </w:rPr>
        <w:t>的公司将上段修改为</w:t>
      </w:r>
      <w:r w:rsidR="005D506A">
        <w:rPr>
          <w:rFonts w:ascii="仿宋_GB2312" w:eastAsia="仿宋_GB2312" w:hAnsi="宋体" w:hint="eastAsia"/>
          <w:color w:val="0000FF"/>
          <w:sz w:val="24"/>
        </w:rPr>
        <w:t>：</w:t>
      </w:r>
      <w:r w:rsidRPr="00316AA9">
        <w:rPr>
          <w:rFonts w:ascii="仿宋_GB2312" w:eastAsia="仿宋_GB2312" w:hAnsi="宋体" w:hint="eastAsia"/>
          <w:color w:val="0000FF"/>
          <w:sz w:val="24"/>
        </w:rPr>
        <w:t>】</w:t>
      </w:r>
    </w:p>
    <w:p w14:paraId="6CBB2977" w14:textId="77777777" w:rsidR="00316AA9" w:rsidRPr="00316AA9" w:rsidRDefault="00316AA9" w:rsidP="00316AA9">
      <w:pPr>
        <w:adjustRightInd w:val="0"/>
        <w:snapToGrid w:val="0"/>
        <w:spacing w:beforeLines="50" w:before="222" w:line="300" w:lineRule="auto"/>
        <w:ind w:firstLineChars="200" w:firstLine="480"/>
        <w:rPr>
          <w:rFonts w:ascii="仿宋_GB2312" w:eastAsia="仿宋_GB2312" w:hAnsi="宋体" w:hint="eastAsia"/>
          <w:color w:val="FF0000"/>
          <w:sz w:val="24"/>
        </w:rPr>
      </w:pPr>
      <w:r w:rsidRPr="00316AA9">
        <w:rPr>
          <w:rFonts w:ascii="仿宋_GB2312" w:eastAsia="仿宋_GB2312" w:hAnsi="宋体" w:hint="eastAsia"/>
          <w:color w:val="FF0000"/>
          <w:sz w:val="24"/>
        </w:rPr>
        <w:t>我们完全是按照《企业会计准则第36号——关联方披露》的定义</w:t>
      </w:r>
      <w:r w:rsidRPr="00316AA9">
        <w:rPr>
          <w:rFonts w:ascii="仿宋_GB2312" w:eastAsia="仿宋_GB2312" w:hAnsi="宋体" w:hint="eastAsia"/>
          <w:color w:val="FF0000"/>
          <w:sz w:val="24"/>
          <w:highlight w:val="yellow"/>
        </w:rPr>
        <w:t>及中国证监会有关规定中对关联方的界定</w:t>
      </w:r>
      <w:r w:rsidRPr="00316AA9">
        <w:rPr>
          <w:rFonts w:ascii="仿宋_GB2312" w:eastAsia="仿宋_GB2312" w:hAnsi="宋体" w:hint="eastAsia"/>
          <w:color w:val="FF0000"/>
          <w:sz w:val="24"/>
        </w:rPr>
        <w:t>来确定关联方，凡是符合该准则关联方定义</w:t>
      </w:r>
      <w:r w:rsidRPr="00316AA9">
        <w:rPr>
          <w:rFonts w:ascii="仿宋_GB2312" w:eastAsia="仿宋_GB2312" w:hAnsi="宋体" w:hint="eastAsia"/>
          <w:color w:val="FF0000"/>
          <w:sz w:val="24"/>
          <w:highlight w:val="yellow"/>
        </w:rPr>
        <w:t>及中国证监会有关规定的</w:t>
      </w:r>
      <w:r w:rsidRPr="00316AA9">
        <w:rPr>
          <w:rFonts w:ascii="仿宋_GB2312" w:eastAsia="仿宋_GB2312" w:hAnsi="宋体" w:hint="eastAsia"/>
          <w:color w:val="FF0000"/>
          <w:sz w:val="24"/>
        </w:rPr>
        <w:t>，均已经作为关联方进行了披露，已经向你们披露了全部已知的关联方名称和特征、关联方关系及其交易。相关的确认关联方的支持文件已经全部提供，并保证真实、合法、有效、完整。</w:t>
      </w:r>
    </w:p>
    <w:p w14:paraId="6332AC32" w14:textId="77777777" w:rsidR="00FE4A17" w:rsidRPr="00FE4A17" w:rsidRDefault="00FE4A17" w:rsidP="00D34B01">
      <w:pPr>
        <w:adjustRightInd w:val="0"/>
        <w:snapToGrid w:val="0"/>
        <w:spacing w:beforeLines="50" w:before="222" w:line="300" w:lineRule="auto"/>
        <w:ind w:firstLineChars="200" w:firstLine="480"/>
        <w:rPr>
          <w:rFonts w:ascii="仿宋_GB2312" w:eastAsia="仿宋_GB2312" w:hAnsi="宋体" w:hint="eastAsia"/>
          <w:sz w:val="24"/>
        </w:rPr>
      </w:pPr>
      <w:r w:rsidRPr="00FE4A17">
        <w:rPr>
          <w:rFonts w:ascii="仿宋_GB2312" w:eastAsia="仿宋_GB2312" w:hAnsi="宋体" w:hint="eastAsia"/>
          <w:sz w:val="24"/>
        </w:rPr>
        <w:t>已经按照适用的财务报告编制基础</w:t>
      </w:r>
      <w:ins w:id="0" w:author="Han Tianpei 韩天佩" w:date="2019-10-15T14:30:00Z">
        <w:r w:rsidR="00C15AEC" w:rsidRPr="00C15AEC">
          <w:rPr>
            <w:rFonts w:ascii="仿宋_GB2312" w:eastAsia="仿宋_GB2312" w:hAnsi="宋体" w:hint="eastAsia"/>
            <w:sz w:val="24"/>
          </w:rPr>
          <w:t>和相关监管</w:t>
        </w:r>
      </w:ins>
      <w:del w:id="1" w:author="Han Tianpei 韩天佩" w:date="2019-10-15T14:30:00Z">
        <w:r w:rsidRPr="00FE4A17" w:rsidDel="00C15AEC">
          <w:rPr>
            <w:rFonts w:ascii="仿宋_GB2312" w:eastAsia="仿宋_GB2312" w:hAnsi="宋体" w:hint="eastAsia"/>
            <w:sz w:val="24"/>
          </w:rPr>
          <w:delText>的</w:delText>
        </w:r>
      </w:del>
      <w:r w:rsidRPr="00FE4A17">
        <w:rPr>
          <w:rFonts w:ascii="仿宋_GB2312" w:eastAsia="仿宋_GB2312" w:hAnsi="宋体" w:hint="eastAsia"/>
          <w:sz w:val="24"/>
        </w:rPr>
        <w:t>规定，对关联方关系以及交易进行了恰当的会计处理和披露。</w:t>
      </w:r>
    </w:p>
    <w:p w14:paraId="2A04DEA5" w14:textId="77777777" w:rsidR="00FE4A17" w:rsidRPr="00FE4A17" w:rsidRDefault="00FE4A17" w:rsidP="00D34B01">
      <w:pPr>
        <w:adjustRightInd w:val="0"/>
        <w:snapToGrid w:val="0"/>
        <w:spacing w:beforeLines="50" w:before="222" w:line="300" w:lineRule="auto"/>
        <w:ind w:firstLineChars="200" w:firstLine="480"/>
        <w:rPr>
          <w:rFonts w:ascii="仿宋_GB2312" w:eastAsia="仿宋_GB2312" w:hAnsi="宋体" w:hint="eastAsia"/>
          <w:sz w:val="24"/>
        </w:rPr>
      </w:pPr>
      <w:r w:rsidRPr="00FE4A17">
        <w:rPr>
          <w:rFonts w:ascii="仿宋_GB2312" w:eastAsia="仿宋_GB2312" w:hAnsi="宋体" w:hint="eastAsia"/>
          <w:sz w:val="24"/>
        </w:rPr>
        <w:t>本年度发生的关联方交易是</w:t>
      </w:r>
      <w:del w:id="2" w:author="Han Tianpei 韩天佩" w:date="2019-10-15T14:24:00Z">
        <w:r w:rsidRPr="00FE4A17" w:rsidDel="00C15AEC">
          <w:rPr>
            <w:rFonts w:ascii="仿宋_GB2312" w:eastAsia="仿宋_GB2312" w:hAnsi="宋体" w:hint="eastAsia"/>
            <w:sz w:val="24"/>
          </w:rPr>
          <w:delText>按照等同于</w:delText>
        </w:r>
      </w:del>
      <w:r w:rsidRPr="00FE4A17">
        <w:rPr>
          <w:rFonts w:ascii="仿宋_GB2312" w:eastAsia="仿宋_GB2312" w:hAnsi="宋体" w:hint="eastAsia"/>
          <w:sz w:val="24"/>
        </w:rPr>
        <w:t>公平交易</w:t>
      </w:r>
      <w:del w:id="3" w:author="Han Tianpei 韩天佩" w:date="2019-10-15T14:24:00Z">
        <w:r w:rsidRPr="00FE4A17" w:rsidDel="00C15AEC">
          <w:rPr>
            <w:rFonts w:ascii="仿宋_GB2312" w:eastAsia="仿宋_GB2312" w:hAnsi="宋体" w:hint="eastAsia"/>
            <w:sz w:val="24"/>
          </w:rPr>
          <w:delText>中通行的条款执行的</w:delText>
        </w:r>
      </w:del>
      <w:r w:rsidRPr="00FE4A17">
        <w:rPr>
          <w:rFonts w:ascii="仿宋_GB2312" w:eastAsia="仿宋_GB2312" w:hAnsi="宋体" w:hint="eastAsia"/>
          <w:sz w:val="24"/>
        </w:rPr>
        <w:t>。</w:t>
      </w:r>
    </w:p>
    <w:p w14:paraId="17DE29AC" w14:textId="77777777" w:rsidR="005E0D13" w:rsidRPr="00754493" w:rsidRDefault="00467A75" w:rsidP="00D34B01">
      <w:pPr>
        <w:adjustRightInd w:val="0"/>
        <w:snapToGrid w:val="0"/>
        <w:spacing w:beforeLines="50" w:before="222" w:line="300" w:lineRule="auto"/>
        <w:ind w:firstLineChars="200" w:firstLine="482"/>
        <w:rPr>
          <w:rFonts w:ascii="仿宋_GB2312" w:eastAsia="仿宋_GB2312" w:hAnsi="宋体" w:hint="eastAsia"/>
          <w:b/>
          <w:sz w:val="24"/>
        </w:rPr>
      </w:pPr>
      <w:r w:rsidRPr="00754493">
        <w:rPr>
          <w:rFonts w:ascii="仿宋_GB2312" w:eastAsia="仿宋_GB2312" w:hAnsi="宋体" w:hint="eastAsia"/>
          <w:b/>
          <w:sz w:val="24"/>
        </w:rPr>
        <w:t>交易</w:t>
      </w:r>
      <w:r w:rsidR="007F7631" w:rsidRPr="00754493">
        <w:rPr>
          <w:rFonts w:ascii="仿宋_GB2312" w:eastAsia="仿宋_GB2312" w:hAnsi="宋体" w:hint="eastAsia"/>
          <w:b/>
          <w:sz w:val="24"/>
        </w:rPr>
        <w:t>具体的关联方如下：</w:t>
      </w:r>
    </w:p>
    <w:p w14:paraId="40F17B22"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1、本公司的母公司情况</w:t>
      </w:r>
    </w:p>
    <w:tbl>
      <w:tblPr>
        <w:tblW w:w="9079" w:type="dxa"/>
        <w:tblInd w:w="93" w:type="dxa"/>
        <w:tblBorders>
          <w:top w:val="single" w:sz="8" w:space="0" w:color="auto"/>
          <w:bottom w:val="single" w:sz="8" w:space="0" w:color="auto"/>
          <w:insideH w:val="single" w:sz="4" w:space="0" w:color="auto"/>
        </w:tblBorders>
        <w:tblLayout w:type="fixed"/>
        <w:tblLook w:val="0000" w:firstRow="0" w:lastRow="0" w:firstColumn="0" w:lastColumn="0" w:noHBand="0" w:noVBand="0"/>
      </w:tblPr>
      <w:tblGrid>
        <w:gridCol w:w="1297"/>
        <w:gridCol w:w="1297"/>
        <w:gridCol w:w="1297"/>
        <w:gridCol w:w="1297"/>
        <w:gridCol w:w="1297"/>
        <w:gridCol w:w="1297"/>
        <w:gridCol w:w="1297"/>
      </w:tblGrid>
      <w:tr w:rsidR="00D34B01" w:rsidRPr="00D34B01" w14:paraId="6C417A0B" w14:textId="77777777" w:rsidTr="00035A37">
        <w:tblPrEx>
          <w:tblCellMar>
            <w:top w:w="0" w:type="dxa"/>
            <w:bottom w:w="0" w:type="dxa"/>
          </w:tblCellMar>
        </w:tblPrEx>
        <w:trPr>
          <w:trHeight w:hRule="exact" w:val="622"/>
        </w:trPr>
        <w:tc>
          <w:tcPr>
            <w:tcW w:w="1297" w:type="dxa"/>
            <w:vAlign w:val="center"/>
          </w:tcPr>
          <w:p w14:paraId="0B0DA46B" w14:textId="77777777" w:rsidR="00D34B01" w:rsidRPr="00D34B01" w:rsidRDefault="00D34B01" w:rsidP="00D34B01">
            <w:pPr>
              <w:snapToGrid w:val="0"/>
              <w:ind w:rightChars="47" w:right="141"/>
              <w:rPr>
                <w:rFonts w:ascii="Arial Narrow" w:eastAsia="仿宋_GB2312" w:hAnsi="Arial Narrow" w:hint="eastAsia"/>
                <w:b/>
                <w:sz w:val="21"/>
                <w:szCs w:val="21"/>
              </w:rPr>
            </w:pPr>
            <w:r w:rsidRPr="00D34B01">
              <w:rPr>
                <w:rFonts w:ascii="Arial Narrow" w:eastAsia="仿宋_GB2312" w:hAnsi="Arial Narrow" w:hint="eastAsia"/>
                <w:b/>
                <w:sz w:val="21"/>
                <w:szCs w:val="21"/>
              </w:rPr>
              <w:t>母公司</w:t>
            </w:r>
          </w:p>
          <w:p w14:paraId="256940EA" w14:textId="77777777" w:rsidR="00D34B01" w:rsidRPr="00D34B01" w:rsidRDefault="00D34B01" w:rsidP="00D34B01">
            <w:pPr>
              <w:snapToGrid w:val="0"/>
              <w:ind w:rightChars="47" w:right="141"/>
              <w:rPr>
                <w:rFonts w:ascii="Arial Narrow" w:eastAsia="仿宋_GB2312" w:hAnsi="Arial Narrow" w:hint="eastAsia"/>
                <w:b/>
                <w:sz w:val="21"/>
                <w:szCs w:val="21"/>
              </w:rPr>
            </w:pPr>
            <w:r w:rsidRPr="00D34B01">
              <w:rPr>
                <w:rFonts w:ascii="Arial Narrow" w:eastAsia="仿宋_GB2312" w:hAnsi="Arial Narrow" w:hint="eastAsia"/>
                <w:b/>
                <w:sz w:val="21"/>
                <w:szCs w:val="21"/>
              </w:rPr>
              <w:t>名称</w:t>
            </w:r>
          </w:p>
        </w:tc>
        <w:tc>
          <w:tcPr>
            <w:tcW w:w="1297" w:type="dxa"/>
            <w:vAlign w:val="center"/>
          </w:tcPr>
          <w:p w14:paraId="51EC12A5"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关联关系</w:t>
            </w:r>
          </w:p>
        </w:tc>
        <w:tc>
          <w:tcPr>
            <w:tcW w:w="1297" w:type="dxa"/>
            <w:vAlign w:val="center"/>
          </w:tcPr>
          <w:p w14:paraId="68942246"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企业类型</w:t>
            </w:r>
          </w:p>
        </w:tc>
        <w:tc>
          <w:tcPr>
            <w:tcW w:w="1297" w:type="dxa"/>
            <w:vAlign w:val="center"/>
          </w:tcPr>
          <w:p w14:paraId="15F3CB92"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注册地</w:t>
            </w:r>
          </w:p>
        </w:tc>
        <w:tc>
          <w:tcPr>
            <w:tcW w:w="1297" w:type="dxa"/>
            <w:vAlign w:val="center"/>
          </w:tcPr>
          <w:p w14:paraId="44D56858"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法人代表</w:t>
            </w:r>
          </w:p>
        </w:tc>
        <w:tc>
          <w:tcPr>
            <w:tcW w:w="1297" w:type="dxa"/>
            <w:vAlign w:val="center"/>
          </w:tcPr>
          <w:p w14:paraId="4A10DCAC"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业务性质</w:t>
            </w:r>
          </w:p>
        </w:tc>
        <w:tc>
          <w:tcPr>
            <w:tcW w:w="1297" w:type="dxa"/>
            <w:vAlign w:val="center"/>
          </w:tcPr>
          <w:p w14:paraId="03EE911F"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组织机构</w:t>
            </w:r>
          </w:p>
          <w:p w14:paraId="7242158B"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代码</w:t>
            </w:r>
          </w:p>
        </w:tc>
      </w:tr>
      <w:tr w:rsidR="00D34B01" w:rsidRPr="00D34B01" w14:paraId="21F04F5A" w14:textId="77777777" w:rsidTr="00035A37">
        <w:tblPrEx>
          <w:tblCellMar>
            <w:top w:w="0" w:type="dxa"/>
            <w:bottom w:w="0" w:type="dxa"/>
          </w:tblCellMar>
        </w:tblPrEx>
        <w:trPr>
          <w:trHeight w:hRule="exact" w:val="397"/>
        </w:trPr>
        <w:tc>
          <w:tcPr>
            <w:tcW w:w="1297" w:type="dxa"/>
            <w:vAlign w:val="center"/>
          </w:tcPr>
          <w:p w14:paraId="26F3DE46" w14:textId="77777777" w:rsidR="00D34B01" w:rsidRPr="00D34B01" w:rsidRDefault="00D34B01" w:rsidP="00D34B01">
            <w:pPr>
              <w:snapToGrid w:val="0"/>
              <w:ind w:rightChars="47" w:right="141"/>
              <w:rPr>
                <w:rFonts w:ascii="Arial Narrow" w:eastAsia="仿宋_GB2312" w:hAnsi="Arial Narrow" w:hint="eastAsia"/>
                <w:color w:val="0000FF"/>
                <w:sz w:val="21"/>
                <w:szCs w:val="21"/>
              </w:rPr>
            </w:pPr>
          </w:p>
        </w:tc>
        <w:tc>
          <w:tcPr>
            <w:tcW w:w="1297" w:type="dxa"/>
            <w:vAlign w:val="center"/>
          </w:tcPr>
          <w:p w14:paraId="74A2FB05"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297" w:type="dxa"/>
            <w:vAlign w:val="center"/>
          </w:tcPr>
          <w:p w14:paraId="2B84D59F"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297" w:type="dxa"/>
            <w:vAlign w:val="center"/>
          </w:tcPr>
          <w:p w14:paraId="2203F055"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297" w:type="dxa"/>
            <w:vAlign w:val="center"/>
          </w:tcPr>
          <w:p w14:paraId="0C27AFDE"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297" w:type="dxa"/>
            <w:vAlign w:val="center"/>
          </w:tcPr>
          <w:p w14:paraId="699299F5"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297" w:type="dxa"/>
            <w:vAlign w:val="center"/>
          </w:tcPr>
          <w:p w14:paraId="382942B1" w14:textId="77777777" w:rsidR="00D34B01" w:rsidRPr="00D34B01" w:rsidRDefault="00D34B01" w:rsidP="00035A37">
            <w:pPr>
              <w:snapToGrid w:val="0"/>
              <w:jc w:val="right"/>
              <w:rPr>
                <w:rFonts w:ascii="Arial Narrow" w:eastAsia="仿宋_GB2312" w:hAnsi="Arial Narrow" w:hint="eastAsia"/>
                <w:color w:val="0000FF"/>
                <w:sz w:val="21"/>
                <w:szCs w:val="21"/>
              </w:rPr>
            </w:pPr>
          </w:p>
        </w:tc>
      </w:tr>
    </w:tbl>
    <w:p w14:paraId="1B20FB60" w14:textId="77777777" w:rsidR="00D34B01" w:rsidRPr="00AC6CF1" w:rsidRDefault="00D34B01" w:rsidP="00D34B01">
      <w:pPr>
        <w:snapToGrid w:val="0"/>
        <w:spacing w:beforeLines="50" w:before="222"/>
        <w:rPr>
          <w:rFonts w:ascii="Arial Narrow" w:eastAsia="仿宋_GB2312" w:hAnsi="Arial Narrow" w:hint="eastAsia"/>
          <w:sz w:val="24"/>
          <w:szCs w:val="24"/>
        </w:rPr>
      </w:pPr>
      <w:r w:rsidRPr="00C670B3">
        <w:rPr>
          <w:rFonts w:ascii="Arial Narrow" w:eastAsia="仿宋_GB2312" w:hAnsi="Arial Narrow" w:hint="eastAsia"/>
          <w:sz w:val="24"/>
          <w:szCs w:val="24"/>
        </w:rPr>
        <w:t>本</w:t>
      </w:r>
      <w:r>
        <w:rPr>
          <w:rFonts w:ascii="Arial Narrow" w:eastAsia="仿宋_GB2312" w:hAnsi="Arial Narrow" w:hint="eastAsia"/>
          <w:sz w:val="24"/>
          <w:szCs w:val="24"/>
        </w:rPr>
        <w:t>公司</w:t>
      </w:r>
      <w:r w:rsidRPr="00C670B3">
        <w:rPr>
          <w:rFonts w:ascii="Arial Narrow" w:eastAsia="仿宋_GB2312" w:hAnsi="Arial Narrow" w:hint="eastAsia"/>
          <w:sz w:val="24"/>
          <w:szCs w:val="24"/>
        </w:rPr>
        <w:t>的母公司情况</w:t>
      </w:r>
      <w:r>
        <w:rPr>
          <w:rFonts w:ascii="Arial Narrow" w:eastAsia="仿宋_GB2312" w:hAnsi="Arial Narrow" w:hint="eastAsia"/>
          <w:sz w:val="24"/>
          <w:szCs w:val="24"/>
        </w:rPr>
        <w:t>（</w:t>
      </w:r>
      <w:r w:rsidRPr="00AC6CF1">
        <w:rPr>
          <w:rFonts w:ascii="Arial Narrow" w:eastAsia="仿宋_GB2312" w:hAnsi="Arial Narrow" w:hint="eastAsia"/>
          <w:sz w:val="24"/>
          <w:szCs w:val="24"/>
        </w:rPr>
        <w:t>续</w:t>
      </w:r>
      <w:r>
        <w:rPr>
          <w:rFonts w:ascii="Arial Narrow" w:eastAsia="仿宋_GB2312" w:hAnsi="Arial Narrow" w:hint="eastAsia"/>
          <w:sz w:val="24"/>
          <w:szCs w:val="24"/>
        </w:rPr>
        <w:t>）</w:t>
      </w:r>
      <w:r w:rsidRPr="00AC6CF1">
        <w:rPr>
          <w:rFonts w:ascii="Arial Narrow" w:eastAsia="仿宋_GB2312" w:hAnsi="Arial Narrow" w:hint="eastAsia"/>
          <w:sz w:val="24"/>
          <w:szCs w:val="24"/>
        </w:rPr>
        <w:t>：</w:t>
      </w:r>
    </w:p>
    <w:tbl>
      <w:tblPr>
        <w:tblW w:w="9079" w:type="dxa"/>
        <w:tblInd w:w="93" w:type="dxa"/>
        <w:tblBorders>
          <w:top w:val="single" w:sz="8" w:space="0" w:color="auto"/>
          <w:bottom w:val="single" w:sz="8" w:space="0" w:color="auto"/>
          <w:insideH w:val="single" w:sz="4" w:space="0" w:color="auto"/>
        </w:tblBorders>
        <w:tblLayout w:type="fixed"/>
        <w:tblLook w:val="0000" w:firstRow="0" w:lastRow="0" w:firstColumn="0" w:lastColumn="0" w:noHBand="0" w:noVBand="0"/>
      </w:tblPr>
      <w:tblGrid>
        <w:gridCol w:w="1815"/>
        <w:gridCol w:w="1816"/>
        <w:gridCol w:w="1816"/>
        <w:gridCol w:w="1816"/>
        <w:gridCol w:w="1816"/>
      </w:tblGrid>
      <w:tr w:rsidR="00D34B01" w:rsidRPr="00D34B01" w14:paraId="1087720D" w14:textId="77777777" w:rsidTr="00035A37">
        <w:tblPrEx>
          <w:tblCellMar>
            <w:top w:w="0" w:type="dxa"/>
            <w:bottom w:w="0" w:type="dxa"/>
          </w:tblCellMar>
        </w:tblPrEx>
        <w:trPr>
          <w:trHeight w:hRule="exact" w:val="629"/>
        </w:trPr>
        <w:tc>
          <w:tcPr>
            <w:tcW w:w="1815" w:type="dxa"/>
            <w:vAlign w:val="center"/>
          </w:tcPr>
          <w:p w14:paraId="5B5856E2" w14:textId="77777777" w:rsidR="00D34B01" w:rsidRPr="00D34B01" w:rsidRDefault="00D34B01" w:rsidP="00D34B01">
            <w:pPr>
              <w:snapToGrid w:val="0"/>
              <w:ind w:rightChars="47" w:right="141"/>
              <w:rPr>
                <w:rFonts w:ascii="Arial Narrow" w:eastAsia="仿宋_GB2312" w:hAnsi="Arial Narrow" w:hint="eastAsia"/>
                <w:b/>
                <w:sz w:val="21"/>
                <w:szCs w:val="21"/>
              </w:rPr>
            </w:pPr>
            <w:r w:rsidRPr="00D34B01">
              <w:rPr>
                <w:rFonts w:ascii="Arial Narrow" w:eastAsia="仿宋_GB2312" w:hAnsi="Arial Narrow" w:hint="eastAsia"/>
                <w:b/>
                <w:sz w:val="21"/>
                <w:szCs w:val="21"/>
              </w:rPr>
              <w:t>母公司名称</w:t>
            </w:r>
          </w:p>
        </w:tc>
        <w:tc>
          <w:tcPr>
            <w:tcW w:w="1816" w:type="dxa"/>
            <w:vAlign w:val="center"/>
          </w:tcPr>
          <w:p w14:paraId="670A011A"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注册资本</w:t>
            </w:r>
            <w:r w:rsidRPr="00D34B01">
              <w:rPr>
                <w:rFonts w:ascii="Arial Narrow" w:eastAsia="仿宋_GB2312" w:hAnsi="Arial Narrow" w:hint="eastAsia"/>
                <w:b/>
                <w:sz w:val="21"/>
                <w:szCs w:val="21"/>
              </w:rPr>
              <w:t>(</w:t>
            </w:r>
            <w:r w:rsidRPr="00D34B01">
              <w:rPr>
                <w:rFonts w:ascii="Arial Narrow" w:eastAsia="仿宋_GB2312" w:hAnsi="Arial Narrow" w:hint="eastAsia"/>
                <w:b/>
                <w:sz w:val="21"/>
                <w:szCs w:val="21"/>
              </w:rPr>
              <w:t>万元</w:t>
            </w:r>
            <w:r w:rsidRPr="00D34B01">
              <w:rPr>
                <w:rFonts w:ascii="Arial Narrow" w:eastAsia="仿宋_GB2312" w:hAnsi="Arial Narrow" w:hint="eastAsia"/>
                <w:b/>
                <w:sz w:val="21"/>
                <w:szCs w:val="21"/>
              </w:rPr>
              <w:t>)</w:t>
            </w:r>
          </w:p>
        </w:tc>
        <w:tc>
          <w:tcPr>
            <w:tcW w:w="1816" w:type="dxa"/>
            <w:vAlign w:val="center"/>
          </w:tcPr>
          <w:p w14:paraId="05D93CF5" w14:textId="77777777" w:rsidR="00D34B01" w:rsidRPr="00D34B01" w:rsidRDefault="00D34B01" w:rsidP="00D34B01">
            <w:pPr>
              <w:snapToGrid w:val="0"/>
              <w:ind w:leftChars="-38" w:left="-114"/>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母公司对本公司持股比例</w:t>
            </w:r>
            <w:r w:rsidRPr="00D34B01">
              <w:rPr>
                <w:rFonts w:ascii="Arial Narrow" w:eastAsia="仿宋_GB2312" w:hAnsi="Arial Narrow" w:hint="eastAsia"/>
                <w:b/>
                <w:snapToGrid w:val="0"/>
                <w:sz w:val="21"/>
                <w:szCs w:val="21"/>
              </w:rPr>
              <w:t>%</w:t>
            </w:r>
            <w:r w:rsidRPr="00D34B01">
              <w:rPr>
                <w:rFonts w:ascii="Arial Narrow" w:eastAsia="仿宋_GB2312" w:hAnsi="Arial Narrow" w:hint="eastAsia"/>
                <w:b/>
                <w:sz w:val="21"/>
                <w:szCs w:val="21"/>
              </w:rPr>
              <w:t xml:space="preserve"> </w:t>
            </w:r>
          </w:p>
        </w:tc>
        <w:tc>
          <w:tcPr>
            <w:tcW w:w="1816" w:type="dxa"/>
            <w:vAlign w:val="center"/>
          </w:tcPr>
          <w:p w14:paraId="7A0435CD" w14:textId="77777777" w:rsidR="00D34B01" w:rsidRPr="00D34B01" w:rsidRDefault="00D34B01" w:rsidP="00D34B01">
            <w:pPr>
              <w:snapToGrid w:val="0"/>
              <w:ind w:leftChars="-38" w:left="-114"/>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母公司对本公司表决权比例</w:t>
            </w:r>
            <w:r w:rsidRPr="00D34B01">
              <w:rPr>
                <w:rFonts w:ascii="Arial Narrow" w:eastAsia="仿宋_GB2312" w:hAnsi="Arial Narrow" w:hint="eastAsia"/>
                <w:b/>
                <w:sz w:val="21"/>
                <w:szCs w:val="21"/>
              </w:rPr>
              <w:t>%</w:t>
            </w:r>
          </w:p>
        </w:tc>
        <w:tc>
          <w:tcPr>
            <w:tcW w:w="1816" w:type="dxa"/>
            <w:vAlign w:val="center"/>
          </w:tcPr>
          <w:p w14:paraId="0E90FF86"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本公司最终</w:t>
            </w:r>
          </w:p>
          <w:p w14:paraId="6BA76981"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控制方</w:t>
            </w:r>
          </w:p>
        </w:tc>
      </w:tr>
      <w:tr w:rsidR="00D34B01" w:rsidRPr="00D34B01" w14:paraId="61647361" w14:textId="77777777" w:rsidTr="00035A37">
        <w:tblPrEx>
          <w:tblCellMar>
            <w:top w:w="0" w:type="dxa"/>
            <w:bottom w:w="0" w:type="dxa"/>
          </w:tblCellMar>
        </w:tblPrEx>
        <w:trPr>
          <w:trHeight w:hRule="exact" w:val="397"/>
        </w:trPr>
        <w:tc>
          <w:tcPr>
            <w:tcW w:w="1815" w:type="dxa"/>
            <w:vAlign w:val="center"/>
          </w:tcPr>
          <w:p w14:paraId="372F1DB0" w14:textId="77777777" w:rsidR="00D34B01" w:rsidRPr="00D34B01" w:rsidRDefault="00D34B01" w:rsidP="00D34B01">
            <w:pPr>
              <w:snapToGrid w:val="0"/>
              <w:ind w:rightChars="47" w:right="141"/>
              <w:rPr>
                <w:rFonts w:ascii="Arial Narrow" w:eastAsia="仿宋_GB2312" w:hAnsi="Arial Narrow" w:hint="eastAsia"/>
                <w:color w:val="0000FF"/>
                <w:sz w:val="21"/>
                <w:szCs w:val="21"/>
              </w:rPr>
            </w:pPr>
          </w:p>
        </w:tc>
        <w:tc>
          <w:tcPr>
            <w:tcW w:w="1816" w:type="dxa"/>
            <w:vAlign w:val="center"/>
          </w:tcPr>
          <w:p w14:paraId="2592AEEC"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816" w:type="dxa"/>
            <w:vAlign w:val="center"/>
          </w:tcPr>
          <w:p w14:paraId="074D603D"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816" w:type="dxa"/>
            <w:vAlign w:val="center"/>
          </w:tcPr>
          <w:p w14:paraId="3E71C918" w14:textId="77777777" w:rsidR="00D34B01" w:rsidRPr="00D34B01" w:rsidRDefault="00D34B01" w:rsidP="00035A37">
            <w:pPr>
              <w:snapToGrid w:val="0"/>
              <w:jc w:val="right"/>
              <w:rPr>
                <w:rFonts w:ascii="Arial Narrow" w:eastAsia="仿宋_GB2312" w:hAnsi="Arial Narrow" w:hint="eastAsia"/>
                <w:color w:val="0000FF"/>
                <w:sz w:val="21"/>
                <w:szCs w:val="21"/>
              </w:rPr>
            </w:pPr>
          </w:p>
        </w:tc>
        <w:tc>
          <w:tcPr>
            <w:tcW w:w="1816" w:type="dxa"/>
            <w:vAlign w:val="center"/>
          </w:tcPr>
          <w:p w14:paraId="2E3C7BC1" w14:textId="77777777" w:rsidR="00D34B01" w:rsidRPr="00D34B01" w:rsidRDefault="00D34B01" w:rsidP="00035A37">
            <w:pPr>
              <w:snapToGrid w:val="0"/>
              <w:jc w:val="right"/>
              <w:rPr>
                <w:rFonts w:ascii="Arial Narrow" w:eastAsia="仿宋_GB2312" w:hAnsi="Arial Narrow" w:hint="eastAsia"/>
                <w:color w:val="0000FF"/>
                <w:sz w:val="21"/>
                <w:szCs w:val="21"/>
              </w:rPr>
            </w:pPr>
          </w:p>
        </w:tc>
      </w:tr>
    </w:tbl>
    <w:p w14:paraId="65AB2907" w14:textId="77777777" w:rsidR="00D34B01" w:rsidRPr="00AC6CF1" w:rsidRDefault="00D34B01" w:rsidP="00D34B01">
      <w:pPr>
        <w:snapToGrid w:val="0"/>
        <w:spacing w:beforeLines="50" w:before="222"/>
        <w:rPr>
          <w:rFonts w:ascii="Arial Narrow" w:eastAsia="仿宋_GB2312" w:hAnsi="Arial Narrow" w:cs="宋体" w:hint="eastAsia"/>
          <w:color w:val="FF0000"/>
          <w:kern w:val="0"/>
          <w:sz w:val="24"/>
          <w:szCs w:val="24"/>
        </w:rPr>
      </w:pPr>
      <w:r w:rsidRPr="00AC6CF1">
        <w:rPr>
          <w:rFonts w:ascii="Arial Narrow" w:eastAsia="仿宋_GB2312" w:hAnsi="Arial Narrow" w:hint="eastAsia"/>
          <w:sz w:val="24"/>
          <w:szCs w:val="24"/>
        </w:rPr>
        <w:t>本公司的母公司情况的说明：</w:t>
      </w:r>
    </w:p>
    <w:p w14:paraId="7251D4BF" w14:textId="77777777" w:rsidR="00D34B01" w:rsidRPr="00C83E77" w:rsidRDefault="00D34B01" w:rsidP="00D34B01">
      <w:pPr>
        <w:snapToGrid w:val="0"/>
        <w:spacing w:beforeLines="50" w:before="222" w:line="300" w:lineRule="auto"/>
        <w:rPr>
          <w:rFonts w:ascii="Arial Narrow" w:eastAsia="仿宋_GB2312" w:hAnsi="Arial Narrow" w:cs="宋体" w:hint="eastAsia"/>
          <w:color w:val="FF0000"/>
          <w:kern w:val="0"/>
          <w:sz w:val="24"/>
          <w:szCs w:val="24"/>
        </w:rPr>
      </w:pPr>
      <w:r w:rsidRPr="00C83E77">
        <w:rPr>
          <w:rFonts w:ascii="Arial Narrow" w:eastAsia="仿宋_GB2312" w:hAnsi="Arial Narrow" w:cs="宋体" w:hint="eastAsia"/>
          <w:color w:val="0000FF"/>
          <w:kern w:val="0"/>
          <w:sz w:val="24"/>
          <w:szCs w:val="24"/>
        </w:rPr>
        <w:t xml:space="preserve"> (</w:t>
      </w:r>
      <w:r w:rsidRPr="00C83E77">
        <w:rPr>
          <w:rFonts w:ascii="Arial Narrow" w:eastAsia="仿宋_GB2312" w:hAnsi="Arial Narrow" w:cs="宋体" w:hint="eastAsia"/>
          <w:color w:val="0000FF"/>
          <w:kern w:val="0"/>
          <w:sz w:val="24"/>
          <w:szCs w:val="24"/>
        </w:rPr>
        <w:t>母公司和最终控制方均不对外提供财务报表的，还需说明母公司之上与其最相近的对外提供财务报表的母公司名称。</w:t>
      </w:r>
      <w:r w:rsidRPr="00C83E77">
        <w:rPr>
          <w:rFonts w:ascii="Arial Narrow" w:eastAsia="仿宋_GB2312" w:hAnsi="Arial Narrow" w:cs="宋体" w:hint="eastAsia"/>
          <w:color w:val="0000FF"/>
          <w:kern w:val="0"/>
          <w:sz w:val="24"/>
          <w:szCs w:val="24"/>
        </w:rPr>
        <w:t>)</w:t>
      </w:r>
    </w:p>
    <w:p w14:paraId="485B901C" w14:textId="77777777" w:rsidR="00D34B01" w:rsidRDefault="00D34B01" w:rsidP="00D34B01">
      <w:pPr>
        <w:snapToGrid w:val="0"/>
        <w:spacing w:beforeLines="50" w:before="222" w:line="300" w:lineRule="auto"/>
        <w:rPr>
          <w:rFonts w:ascii="Arial Narrow" w:eastAsia="仿宋_GB2312" w:hAnsi="Arial Narrow" w:cs="宋体" w:hint="eastAsia"/>
          <w:color w:val="0000FF"/>
          <w:kern w:val="0"/>
          <w:sz w:val="24"/>
          <w:szCs w:val="24"/>
        </w:rPr>
      </w:pPr>
      <w:r>
        <w:rPr>
          <w:rFonts w:ascii="Arial Narrow" w:eastAsia="仿宋_GB2312" w:hAnsi="Arial Narrow" w:cs="宋体" w:hint="eastAsia"/>
          <w:color w:val="0000FF"/>
          <w:kern w:val="0"/>
          <w:sz w:val="24"/>
          <w:szCs w:val="24"/>
        </w:rPr>
        <w:t>（如报告期内母公司变更、</w:t>
      </w:r>
      <w:r w:rsidRPr="00C83E77">
        <w:rPr>
          <w:rFonts w:ascii="Arial Narrow" w:eastAsia="仿宋_GB2312" w:hAnsi="Arial Narrow" w:cs="宋体" w:hint="eastAsia"/>
          <w:color w:val="0000FF"/>
          <w:kern w:val="0"/>
          <w:sz w:val="24"/>
          <w:szCs w:val="24"/>
        </w:rPr>
        <w:t>母公司注册资本或实收资本有变化，应</w:t>
      </w:r>
      <w:r>
        <w:rPr>
          <w:rFonts w:ascii="Arial Narrow" w:eastAsia="仿宋_GB2312" w:hAnsi="Arial Narrow" w:cs="宋体" w:hint="eastAsia"/>
          <w:color w:val="0000FF"/>
          <w:kern w:val="0"/>
          <w:sz w:val="24"/>
          <w:szCs w:val="24"/>
        </w:rPr>
        <w:t>按以下格式</w:t>
      </w:r>
      <w:r w:rsidRPr="00C83E77">
        <w:rPr>
          <w:rFonts w:ascii="Arial Narrow" w:eastAsia="仿宋_GB2312" w:hAnsi="Arial Narrow" w:cs="宋体" w:hint="eastAsia"/>
          <w:color w:val="0000FF"/>
          <w:kern w:val="0"/>
          <w:sz w:val="24"/>
          <w:szCs w:val="24"/>
        </w:rPr>
        <w:t>披露</w:t>
      </w:r>
      <w:r>
        <w:rPr>
          <w:rFonts w:ascii="Arial Narrow" w:eastAsia="仿宋_GB2312" w:hAnsi="Arial Narrow" w:cs="宋体" w:hint="eastAsia"/>
          <w:color w:val="0000FF"/>
          <w:kern w:val="0"/>
          <w:sz w:val="24"/>
          <w:szCs w:val="24"/>
        </w:rPr>
        <w:t>；如无变化，不披露。</w:t>
      </w:r>
      <w:r>
        <w:rPr>
          <w:rFonts w:ascii="Arial Narrow" w:eastAsia="仿宋_GB2312" w:hAnsi="Arial Narrow" w:cs="宋体" w:hint="eastAsia"/>
          <w:color w:val="0000FF"/>
          <w:kern w:val="0"/>
          <w:sz w:val="24"/>
          <w:szCs w:val="24"/>
        </w:rPr>
        <w:t>)</w:t>
      </w:r>
    </w:p>
    <w:p w14:paraId="7BB44B39" w14:textId="77777777" w:rsidR="00D34B01" w:rsidRPr="004374DF" w:rsidRDefault="00D34B01" w:rsidP="00D34B01">
      <w:pPr>
        <w:snapToGrid w:val="0"/>
        <w:spacing w:beforeLines="50" w:before="222" w:line="300" w:lineRule="auto"/>
        <w:rPr>
          <w:rFonts w:ascii="Arial Narrow" w:eastAsia="仿宋_GB2312" w:hAnsi="Arial Narrow" w:cs="宋体" w:hint="eastAsia"/>
          <w:kern w:val="0"/>
          <w:sz w:val="24"/>
          <w:szCs w:val="24"/>
        </w:rPr>
      </w:pPr>
      <w:r>
        <w:rPr>
          <w:rFonts w:ascii="Arial Narrow" w:eastAsia="仿宋_GB2312" w:hAnsi="Arial Narrow" w:cs="宋体" w:hint="eastAsia"/>
          <w:kern w:val="0"/>
          <w:sz w:val="24"/>
          <w:szCs w:val="24"/>
        </w:rPr>
        <w:t>报告期内，</w:t>
      </w:r>
      <w:r w:rsidRPr="004374DF">
        <w:rPr>
          <w:rFonts w:ascii="Arial Narrow" w:eastAsia="仿宋_GB2312" w:hAnsi="Arial Narrow" w:cs="宋体" w:hint="eastAsia"/>
          <w:kern w:val="0"/>
          <w:sz w:val="24"/>
          <w:szCs w:val="24"/>
        </w:rPr>
        <w:t>母公司注册资本</w:t>
      </w:r>
      <w:r>
        <w:rPr>
          <w:rFonts w:ascii="Arial Narrow" w:eastAsia="仿宋_GB2312" w:hAnsi="Arial Narrow" w:cs="宋体" w:hint="eastAsia"/>
          <w:color w:val="0000FF"/>
          <w:kern w:val="0"/>
          <w:sz w:val="24"/>
          <w:szCs w:val="24"/>
        </w:rPr>
        <w:t>（</w:t>
      </w:r>
      <w:r w:rsidRPr="004374DF">
        <w:rPr>
          <w:rFonts w:ascii="Arial Narrow" w:eastAsia="仿宋_GB2312" w:hAnsi="Arial Narrow" w:cs="宋体" w:hint="eastAsia"/>
          <w:color w:val="0000FF"/>
          <w:kern w:val="0"/>
          <w:sz w:val="24"/>
          <w:szCs w:val="24"/>
        </w:rPr>
        <w:t>实收资本</w:t>
      </w:r>
      <w:r>
        <w:rPr>
          <w:rFonts w:ascii="Arial Narrow" w:eastAsia="仿宋_GB2312" w:hAnsi="Arial Narrow" w:cs="宋体" w:hint="eastAsia"/>
          <w:color w:val="0000FF"/>
          <w:kern w:val="0"/>
          <w:sz w:val="24"/>
          <w:szCs w:val="24"/>
        </w:rPr>
        <w:t>）</w:t>
      </w:r>
      <w:r>
        <w:rPr>
          <w:rFonts w:ascii="Arial Narrow" w:eastAsia="仿宋_GB2312" w:hAnsi="Arial Narrow" w:cs="宋体" w:hint="eastAsia"/>
          <w:kern w:val="0"/>
          <w:sz w:val="24"/>
          <w:szCs w:val="24"/>
        </w:rPr>
        <w:t>变化如下：</w:t>
      </w:r>
    </w:p>
    <w:tbl>
      <w:tblPr>
        <w:tblW w:w="8873" w:type="dxa"/>
        <w:tblInd w:w="93" w:type="dxa"/>
        <w:tblBorders>
          <w:top w:val="single" w:sz="8" w:space="0" w:color="auto"/>
          <w:bottom w:val="single" w:sz="8" w:space="0" w:color="auto"/>
          <w:insideH w:val="single" w:sz="4" w:space="0" w:color="auto"/>
        </w:tblBorders>
        <w:tblLayout w:type="fixed"/>
        <w:tblLook w:val="0000" w:firstRow="0" w:lastRow="0" w:firstColumn="0" w:lastColumn="0" w:noHBand="0" w:noVBand="0"/>
      </w:tblPr>
      <w:tblGrid>
        <w:gridCol w:w="2281"/>
        <w:gridCol w:w="2266"/>
        <w:gridCol w:w="2060"/>
        <w:gridCol w:w="2266"/>
      </w:tblGrid>
      <w:tr w:rsidR="00D34B01" w:rsidRPr="008762C4" w14:paraId="510F6D25" w14:textId="77777777" w:rsidTr="00035A37">
        <w:tblPrEx>
          <w:tblCellMar>
            <w:top w:w="0" w:type="dxa"/>
            <w:bottom w:w="0" w:type="dxa"/>
          </w:tblCellMar>
        </w:tblPrEx>
        <w:trPr>
          <w:trHeight w:hRule="exact" w:val="397"/>
        </w:trPr>
        <w:tc>
          <w:tcPr>
            <w:tcW w:w="2281" w:type="dxa"/>
            <w:vAlign w:val="center"/>
          </w:tcPr>
          <w:p w14:paraId="4EB6CDBB" w14:textId="77777777" w:rsidR="00D34B01" w:rsidRPr="008762C4" w:rsidRDefault="00D34B01" w:rsidP="00D34B01">
            <w:pPr>
              <w:snapToGrid w:val="0"/>
              <w:ind w:rightChars="47" w:right="141"/>
              <w:jc w:val="right"/>
              <w:rPr>
                <w:rFonts w:ascii="Arial Narrow" w:eastAsia="仿宋_GB2312" w:hAnsi="Arial Narrow"/>
                <w:b/>
                <w:sz w:val="24"/>
                <w:szCs w:val="24"/>
              </w:rPr>
            </w:pPr>
            <w:r>
              <w:rPr>
                <w:rFonts w:ascii="Arial Narrow" w:eastAsia="仿宋_GB2312" w:hAnsi="Arial Narrow"/>
                <w:b/>
                <w:sz w:val="24"/>
                <w:szCs w:val="24"/>
              </w:rPr>
              <w:t>期初数</w:t>
            </w:r>
          </w:p>
        </w:tc>
        <w:tc>
          <w:tcPr>
            <w:tcW w:w="2266" w:type="dxa"/>
            <w:vAlign w:val="center"/>
          </w:tcPr>
          <w:p w14:paraId="55FF5ADF" w14:textId="77777777" w:rsidR="00D34B01" w:rsidRPr="008762C4" w:rsidRDefault="00D34B01" w:rsidP="00D34B01">
            <w:pPr>
              <w:snapToGrid w:val="0"/>
              <w:ind w:rightChars="47" w:right="141"/>
              <w:jc w:val="right"/>
              <w:rPr>
                <w:rFonts w:ascii="Arial Narrow" w:eastAsia="仿宋_GB2312" w:hAnsi="Arial Narrow" w:hint="eastAsia"/>
                <w:b/>
                <w:sz w:val="24"/>
                <w:szCs w:val="24"/>
              </w:rPr>
            </w:pPr>
            <w:r w:rsidRPr="008762C4">
              <w:rPr>
                <w:rFonts w:ascii="Arial Narrow" w:eastAsia="仿宋_GB2312" w:hAnsi="Arial Narrow" w:hint="eastAsia"/>
                <w:b/>
                <w:sz w:val="24"/>
                <w:szCs w:val="24"/>
              </w:rPr>
              <w:t>本期增加</w:t>
            </w:r>
          </w:p>
        </w:tc>
        <w:tc>
          <w:tcPr>
            <w:tcW w:w="2060" w:type="dxa"/>
            <w:vAlign w:val="center"/>
          </w:tcPr>
          <w:p w14:paraId="404DF1FB" w14:textId="77777777" w:rsidR="00D34B01" w:rsidRPr="008762C4" w:rsidRDefault="00D34B01" w:rsidP="00D34B01">
            <w:pPr>
              <w:snapToGrid w:val="0"/>
              <w:ind w:rightChars="47" w:right="141"/>
              <w:jc w:val="right"/>
              <w:rPr>
                <w:rFonts w:ascii="Arial Narrow" w:eastAsia="仿宋_GB2312" w:hAnsi="Arial Narrow" w:hint="eastAsia"/>
                <w:b/>
                <w:sz w:val="24"/>
                <w:szCs w:val="24"/>
              </w:rPr>
            </w:pPr>
            <w:r w:rsidRPr="008762C4">
              <w:rPr>
                <w:rFonts w:ascii="Arial Narrow" w:eastAsia="仿宋_GB2312" w:hAnsi="Arial Narrow" w:hint="eastAsia"/>
                <w:b/>
                <w:sz w:val="24"/>
                <w:szCs w:val="24"/>
              </w:rPr>
              <w:t>本期减少</w:t>
            </w:r>
          </w:p>
        </w:tc>
        <w:tc>
          <w:tcPr>
            <w:tcW w:w="2266" w:type="dxa"/>
            <w:vAlign w:val="center"/>
          </w:tcPr>
          <w:p w14:paraId="09490347" w14:textId="77777777" w:rsidR="00D34B01" w:rsidRPr="008762C4" w:rsidRDefault="00D34B01" w:rsidP="00D34B01">
            <w:pPr>
              <w:snapToGrid w:val="0"/>
              <w:ind w:rightChars="47" w:right="141"/>
              <w:jc w:val="right"/>
              <w:rPr>
                <w:rFonts w:ascii="Arial Narrow" w:eastAsia="仿宋_GB2312" w:hAnsi="Arial Narrow"/>
                <w:b/>
                <w:sz w:val="24"/>
                <w:szCs w:val="24"/>
              </w:rPr>
            </w:pPr>
            <w:r>
              <w:rPr>
                <w:rFonts w:ascii="Arial Narrow" w:eastAsia="仿宋_GB2312" w:hAnsi="Arial Narrow"/>
                <w:b/>
                <w:sz w:val="24"/>
                <w:szCs w:val="24"/>
              </w:rPr>
              <w:t>期末数</w:t>
            </w:r>
          </w:p>
        </w:tc>
      </w:tr>
      <w:tr w:rsidR="00D34B01" w:rsidRPr="008762C4" w14:paraId="7787CB49" w14:textId="77777777" w:rsidTr="00035A37">
        <w:tblPrEx>
          <w:tblCellMar>
            <w:top w:w="0" w:type="dxa"/>
            <w:bottom w:w="0" w:type="dxa"/>
          </w:tblCellMar>
        </w:tblPrEx>
        <w:trPr>
          <w:trHeight w:hRule="exact" w:val="397"/>
        </w:trPr>
        <w:tc>
          <w:tcPr>
            <w:tcW w:w="2281" w:type="dxa"/>
            <w:vAlign w:val="center"/>
          </w:tcPr>
          <w:p w14:paraId="57DB00AD" w14:textId="77777777" w:rsidR="00D34B01" w:rsidRPr="008762C4" w:rsidRDefault="00D34B01" w:rsidP="00D34B01">
            <w:pPr>
              <w:snapToGrid w:val="0"/>
              <w:ind w:rightChars="47" w:right="141"/>
              <w:jc w:val="right"/>
              <w:rPr>
                <w:rFonts w:ascii="Arial Narrow" w:eastAsia="仿宋_GB2312" w:hAnsi="Arial Narrow" w:hint="eastAsia"/>
                <w:sz w:val="24"/>
                <w:szCs w:val="24"/>
              </w:rPr>
            </w:pPr>
          </w:p>
        </w:tc>
        <w:tc>
          <w:tcPr>
            <w:tcW w:w="2266" w:type="dxa"/>
            <w:vAlign w:val="center"/>
          </w:tcPr>
          <w:p w14:paraId="07B5DDB2" w14:textId="77777777" w:rsidR="00D34B01" w:rsidRPr="008762C4" w:rsidRDefault="00D34B01" w:rsidP="00D34B01">
            <w:pPr>
              <w:snapToGrid w:val="0"/>
              <w:ind w:rightChars="47" w:right="141"/>
              <w:jc w:val="right"/>
              <w:rPr>
                <w:rFonts w:ascii="Arial Narrow" w:eastAsia="仿宋_GB2312" w:hAnsi="Arial Narrow" w:hint="eastAsia"/>
                <w:sz w:val="24"/>
                <w:szCs w:val="24"/>
              </w:rPr>
            </w:pPr>
          </w:p>
        </w:tc>
        <w:tc>
          <w:tcPr>
            <w:tcW w:w="2060" w:type="dxa"/>
            <w:vAlign w:val="center"/>
          </w:tcPr>
          <w:p w14:paraId="670697E7" w14:textId="77777777" w:rsidR="00D34B01" w:rsidRPr="008762C4" w:rsidRDefault="00D34B01" w:rsidP="00D34B01">
            <w:pPr>
              <w:snapToGrid w:val="0"/>
              <w:ind w:rightChars="47" w:right="141"/>
              <w:jc w:val="right"/>
              <w:rPr>
                <w:rFonts w:ascii="Arial Narrow" w:eastAsia="仿宋_GB2312" w:hAnsi="Arial Narrow" w:hint="eastAsia"/>
                <w:sz w:val="24"/>
                <w:szCs w:val="24"/>
              </w:rPr>
            </w:pPr>
          </w:p>
        </w:tc>
        <w:tc>
          <w:tcPr>
            <w:tcW w:w="2266" w:type="dxa"/>
            <w:vAlign w:val="center"/>
          </w:tcPr>
          <w:p w14:paraId="02FE7980" w14:textId="77777777" w:rsidR="00D34B01" w:rsidRPr="008762C4" w:rsidRDefault="00D34B01" w:rsidP="00D34B01">
            <w:pPr>
              <w:snapToGrid w:val="0"/>
              <w:ind w:rightChars="47" w:right="141"/>
              <w:jc w:val="right"/>
              <w:rPr>
                <w:rFonts w:ascii="Arial Narrow" w:eastAsia="仿宋_GB2312" w:hAnsi="Arial Narrow" w:hint="eastAsia"/>
                <w:sz w:val="24"/>
                <w:szCs w:val="24"/>
              </w:rPr>
            </w:pPr>
          </w:p>
        </w:tc>
      </w:tr>
    </w:tbl>
    <w:p w14:paraId="2F8E9AAC"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2、本公司的子公司情况</w:t>
      </w:r>
    </w:p>
    <w:tbl>
      <w:tblPr>
        <w:tblW w:w="4921" w:type="pct"/>
        <w:tblInd w:w="108" w:type="dxa"/>
        <w:tblLook w:val="0000" w:firstRow="0" w:lastRow="0" w:firstColumn="0" w:lastColumn="0" w:noHBand="0" w:noVBand="0"/>
      </w:tblPr>
      <w:tblGrid>
        <w:gridCol w:w="903"/>
        <w:gridCol w:w="904"/>
        <w:gridCol w:w="904"/>
        <w:gridCol w:w="904"/>
        <w:gridCol w:w="904"/>
        <w:gridCol w:w="904"/>
        <w:gridCol w:w="904"/>
        <w:gridCol w:w="904"/>
        <w:gridCol w:w="904"/>
        <w:gridCol w:w="904"/>
        <w:tblGridChange w:id="4">
          <w:tblGrid>
            <w:gridCol w:w="903"/>
            <w:gridCol w:w="904"/>
            <w:gridCol w:w="904"/>
            <w:gridCol w:w="904"/>
            <w:gridCol w:w="904"/>
            <w:gridCol w:w="904"/>
            <w:gridCol w:w="904"/>
            <w:gridCol w:w="904"/>
            <w:gridCol w:w="904"/>
            <w:gridCol w:w="904"/>
          </w:tblGrid>
        </w:tblGridChange>
      </w:tblGrid>
      <w:tr w:rsidR="00D34B01" w:rsidRPr="00A44401" w14:paraId="49611550" w14:textId="77777777" w:rsidTr="00035A37">
        <w:tblPrEx>
          <w:tblCellMar>
            <w:top w:w="0" w:type="dxa"/>
            <w:bottom w:w="0" w:type="dxa"/>
          </w:tblCellMar>
        </w:tblPrEx>
        <w:trPr>
          <w:trHeight w:val="405"/>
        </w:trPr>
        <w:tc>
          <w:tcPr>
            <w:tcW w:w="500" w:type="pct"/>
            <w:vMerge w:val="restart"/>
            <w:tcBorders>
              <w:top w:val="single" w:sz="8" w:space="0" w:color="auto"/>
              <w:bottom w:val="single" w:sz="4" w:space="0" w:color="auto"/>
            </w:tcBorders>
            <w:vAlign w:val="center"/>
          </w:tcPr>
          <w:p w14:paraId="0CD0794D" w14:textId="77777777" w:rsidR="00D34B01" w:rsidRPr="00A44401" w:rsidRDefault="00D34B01" w:rsidP="00035A37">
            <w:pPr>
              <w:pStyle w:val="a7"/>
              <w:adjustRightInd w:val="0"/>
              <w:snapToGrid w:val="0"/>
              <w:jc w:val="both"/>
              <w:rPr>
                <w:rFonts w:ascii="Arial Narrow" w:eastAsia="仿宋_GB2312" w:hAnsi="Arial Narrow" w:hint="eastAsia"/>
                <w:b/>
                <w:szCs w:val="21"/>
              </w:rPr>
            </w:pPr>
            <w:r w:rsidRPr="00A44401">
              <w:rPr>
                <w:rFonts w:ascii="Arial Narrow" w:eastAsia="仿宋_GB2312" w:hAnsi="Arial Narrow" w:hint="eastAsia"/>
                <w:b/>
                <w:szCs w:val="21"/>
              </w:rPr>
              <w:t>子公司</w:t>
            </w:r>
            <w:r w:rsidRPr="00A44401">
              <w:rPr>
                <w:rFonts w:ascii="Arial Narrow" w:eastAsia="仿宋_GB2312" w:hAnsi="Arial Narrow" w:hint="eastAsia"/>
                <w:b/>
                <w:szCs w:val="21"/>
              </w:rPr>
              <w:lastRenderedPageBreak/>
              <w:t>全称</w:t>
            </w:r>
          </w:p>
        </w:tc>
        <w:tc>
          <w:tcPr>
            <w:tcW w:w="500" w:type="pct"/>
            <w:vMerge w:val="restart"/>
            <w:tcBorders>
              <w:top w:val="single" w:sz="8" w:space="0" w:color="auto"/>
            </w:tcBorders>
            <w:vAlign w:val="center"/>
          </w:tcPr>
          <w:p w14:paraId="34CA3705" w14:textId="77777777" w:rsidR="00D34B01" w:rsidRPr="00A44401" w:rsidRDefault="00D34B01" w:rsidP="00D34B01">
            <w:pPr>
              <w:pStyle w:val="a7"/>
              <w:adjustRightInd w:val="0"/>
              <w:snapToGrid w:val="0"/>
              <w:ind w:leftChars="-19" w:left="-56" w:hanging="1"/>
              <w:jc w:val="both"/>
              <w:rPr>
                <w:rFonts w:ascii="Arial Narrow" w:eastAsia="仿宋_GB2312" w:hAnsi="Arial Narrow" w:hint="eastAsia"/>
                <w:b/>
                <w:szCs w:val="21"/>
              </w:rPr>
            </w:pPr>
            <w:r w:rsidRPr="00A44401">
              <w:rPr>
                <w:rFonts w:ascii="Arial Narrow" w:eastAsia="仿宋_GB2312" w:hAnsi="Arial Narrow" w:hint="eastAsia"/>
                <w:b/>
                <w:szCs w:val="21"/>
              </w:rPr>
              <w:lastRenderedPageBreak/>
              <w:t>子公司</w:t>
            </w:r>
            <w:r w:rsidRPr="00A44401">
              <w:rPr>
                <w:rFonts w:ascii="Arial Narrow" w:eastAsia="仿宋_GB2312" w:hAnsi="Arial Narrow" w:hint="eastAsia"/>
                <w:b/>
                <w:szCs w:val="21"/>
              </w:rPr>
              <w:lastRenderedPageBreak/>
              <w:t>类型</w:t>
            </w:r>
          </w:p>
        </w:tc>
        <w:tc>
          <w:tcPr>
            <w:tcW w:w="500" w:type="pct"/>
            <w:vMerge w:val="restart"/>
            <w:tcBorders>
              <w:top w:val="single" w:sz="8" w:space="0" w:color="auto"/>
              <w:bottom w:val="single" w:sz="4" w:space="0" w:color="auto"/>
            </w:tcBorders>
            <w:vAlign w:val="center"/>
          </w:tcPr>
          <w:p w14:paraId="4CAD8F8F" w14:textId="77777777" w:rsidR="00D34B01" w:rsidRDefault="00D34B01" w:rsidP="00D34B01">
            <w:pPr>
              <w:pStyle w:val="a7"/>
              <w:adjustRightInd w:val="0"/>
              <w:snapToGrid w:val="0"/>
              <w:ind w:leftChars="-19" w:left="-56" w:hanging="1"/>
              <w:jc w:val="right"/>
              <w:rPr>
                <w:rFonts w:ascii="Arial Narrow" w:eastAsia="仿宋_GB2312" w:hAnsi="Arial Narrow" w:hint="eastAsia"/>
                <w:b/>
                <w:szCs w:val="21"/>
                <w:highlight w:val="cyan"/>
              </w:rPr>
            </w:pPr>
            <w:r w:rsidRPr="00797C63">
              <w:rPr>
                <w:rFonts w:ascii="Arial Narrow" w:eastAsia="仿宋_GB2312" w:hAnsi="Arial Narrow" w:hint="eastAsia"/>
                <w:b/>
                <w:szCs w:val="21"/>
                <w:highlight w:val="cyan"/>
              </w:rPr>
              <w:lastRenderedPageBreak/>
              <w:t>企业</w:t>
            </w:r>
          </w:p>
          <w:p w14:paraId="39694B7F" w14:textId="77777777" w:rsidR="00D34B01" w:rsidRPr="00797C63" w:rsidRDefault="00D34B01" w:rsidP="00D34B01">
            <w:pPr>
              <w:pStyle w:val="a7"/>
              <w:adjustRightInd w:val="0"/>
              <w:snapToGrid w:val="0"/>
              <w:ind w:leftChars="-19" w:left="-56" w:hanging="1"/>
              <w:jc w:val="right"/>
              <w:rPr>
                <w:rFonts w:ascii="Arial Narrow" w:eastAsia="仿宋_GB2312" w:hAnsi="Arial Narrow" w:hint="eastAsia"/>
                <w:b/>
                <w:szCs w:val="21"/>
                <w:highlight w:val="cyan"/>
              </w:rPr>
            </w:pPr>
            <w:r w:rsidRPr="00797C63">
              <w:rPr>
                <w:rFonts w:ascii="Arial Narrow" w:eastAsia="仿宋_GB2312" w:hAnsi="Arial Narrow" w:hint="eastAsia"/>
                <w:b/>
                <w:szCs w:val="21"/>
                <w:highlight w:val="cyan"/>
              </w:rPr>
              <w:lastRenderedPageBreak/>
              <w:t>类型</w:t>
            </w:r>
          </w:p>
        </w:tc>
        <w:tc>
          <w:tcPr>
            <w:tcW w:w="500" w:type="pct"/>
            <w:vMerge w:val="restart"/>
            <w:tcBorders>
              <w:top w:val="single" w:sz="8" w:space="0" w:color="auto"/>
              <w:bottom w:val="single" w:sz="4" w:space="0" w:color="auto"/>
            </w:tcBorders>
            <w:vAlign w:val="center"/>
          </w:tcPr>
          <w:p w14:paraId="17822C38" w14:textId="77777777" w:rsidR="00D34B01" w:rsidRPr="00A44401" w:rsidRDefault="00D34B01" w:rsidP="00D34B01">
            <w:pPr>
              <w:pStyle w:val="a7"/>
              <w:adjustRightInd w:val="0"/>
              <w:snapToGrid w:val="0"/>
              <w:ind w:leftChars="-20" w:left="-60"/>
              <w:jc w:val="right"/>
              <w:rPr>
                <w:rFonts w:ascii="Arial Narrow" w:eastAsia="仿宋_GB2312" w:hAnsi="Arial Narrow" w:hint="eastAsia"/>
                <w:b/>
                <w:szCs w:val="21"/>
              </w:rPr>
            </w:pPr>
            <w:r w:rsidRPr="00A44401">
              <w:rPr>
                <w:rFonts w:ascii="Arial Narrow" w:eastAsia="仿宋_GB2312" w:hAnsi="Arial Narrow" w:hint="eastAsia"/>
                <w:b/>
                <w:szCs w:val="21"/>
              </w:rPr>
              <w:lastRenderedPageBreak/>
              <w:t>注册地</w:t>
            </w:r>
          </w:p>
        </w:tc>
        <w:tc>
          <w:tcPr>
            <w:tcW w:w="500" w:type="pct"/>
            <w:vMerge w:val="restart"/>
            <w:tcBorders>
              <w:top w:val="single" w:sz="8" w:space="0" w:color="auto"/>
              <w:bottom w:val="single" w:sz="4" w:space="0" w:color="auto"/>
            </w:tcBorders>
            <w:vAlign w:val="center"/>
          </w:tcPr>
          <w:p w14:paraId="77E71517" w14:textId="77777777" w:rsidR="00D34B01" w:rsidRDefault="00D34B01" w:rsidP="00035A37">
            <w:pPr>
              <w:pStyle w:val="a7"/>
              <w:adjustRightInd w:val="0"/>
              <w:snapToGrid w:val="0"/>
              <w:jc w:val="right"/>
              <w:rPr>
                <w:rFonts w:ascii="Arial Narrow" w:eastAsia="仿宋_GB2312" w:hAnsi="Arial Narrow" w:hint="eastAsia"/>
                <w:b/>
                <w:szCs w:val="21"/>
                <w:highlight w:val="cyan"/>
              </w:rPr>
            </w:pPr>
            <w:r w:rsidRPr="00797C63">
              <w:rPr>
                <w:rFonts w:ascii="Arial Narrow" w:eastAsia="仿宋_GB2312" w:hAnsi="Arial Narrow" w:hint="eastAsia"/>
                <w:b/>
                <w:szCs w:val="21"/>
                <w:highlight w:val="cyan"/>
              </w:rPr>
              <w:t>法人</w:t>
            </w:r>
          </w:p>
          <w:p w14:paraId="77210EC2" w14:textId="77777777" w:rsidR="00D34B01" w:rsidRPr="00797C63" w:rsidRDefault="00D34B01" w:rsidP="00035A37">
            <w:pPr>
              <w:pStyle w:val="a7"/>
              <w:adjustRightInd w:val="0"/>
              <w:snapToGrid w:val="0"/>
              <w:jc w:val="right"/>
              <w:rPr>
                <w:rFonts w:ascii="Arial Narrow" w:eastAsia="仿宋_GB2312" w:hAnsi="Arial Narrow" w:hint="eastAsia"/>
                <w:b/>
                <w:szCs w:val="21"/>
                <w:highlight w:val="cyan"/>
              </w:rPr>
            </w:pPr>
            <w:r w:rsidRPr="00797C63">
              <w:rPr>
                <w:rFonts w:ascii="Arial Narrow" w:eastAsia="仿宋_GB2312" w:hAnsi="Arial Narrow" w:hint="eastAsia"/>
                <w:b/>
                <w:szCs w:val="21"/>
                <w:highlight w:val="cyan"/>
              </w:rPr>
              <w:lastRenderedPageBreak/>
              <w:t>代表</w:t>
            </w:r>
          </w:p>
        </w:tc>
        <w:tc>
          <w:tcPr>
            <w:tcW w:w="500" w:type="pct"/>
            <w:vMerge w:val="restart"/>
            <w:tcBorders>
              <w:top w:val="single" w:sz="8" w:space="0" w:color="auto"/>
            </w:tcBorders>
            <w:vAlign w:val="center"/>
          </w:tcPr>
          <w:p w14:paraId="4A402EF9"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lastRenderedPageBreak/>
              <w:t>业务性质</w:t>
            </w:r>
          </w:p>
        </w:tc>
        <w:tc>
          <w:tcPr>
            <w:tcW w:w="500" w:type="pct"/>
            <w:vMerge w:val="restart"/>
            <w:tcBorders>
              <w:top w:val="single" w:sz="8" w:space="0" w:color="auto"/>
            </w:tcBorders>
            <w:vAlign w:val="center"/>
          </w:tcPr>
          <w:p w14:paraId="1B56E219" w14:textId="77777777" w:rsidR="00D34B01" w:rsidRPr="00A44401" w:rsidDel="00874ABA"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注册资本</w:t>
            </w:r>
          </w:p>
        </w:tc>
        <w:tc>
          <w:tcPr>
            <w:tcW w:w="500" w:type="pct"/>
            <w:vMerge w:val="restart"/>
            <w:tcBorders>
              <w:top w:val="single" w:sz="8" w:space="0" w:color="auto"/>
            </w:tcBorders>
            <w:vAlign w:val="center"/>
          </w:tcPr>
          <w:p w14:paraId="6F2C922D" w14:textId="77777777" w:rsidR="00D34B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持股</w:t>
            </w:r>
          </w:p>
          <w:p w14:paraId="1BF0B1ED"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lastRenderedPageBreak/>
              <w:t>比例</w:t>
            </w:r>
            <w:r w:rsidRPr="00A44401">
              <w:rPr>
                <w:rFonts w:ascii="Arial Narrow" w:eastAsia="仿宋_GB2312" w:hAnsi="Arial Narrow" w:hint="eastAsia"/>
                <w:b/>
                <w:szCs w:val="21"/>
              </w:rPr>
              <w:t>%</w:t>
            </w:r>
          </w:p>
        </w:tc>
        <w:tc>
          <w:tcPr>
            <w:tcW w:w="500" w:type="pct"/>
            <w:vMerge w:val="restart"/>
            <w:tcBorders>
              <w:top w:val="single" w:sz="8" w:space="0" w:color="auto"/>
            </w:tcBorders>
            <w:vAlign w:val="center"/>
          </w:tcPr>
          <w:p w14:paraId="7BE68206" w14:textId="77777777" w:rsidR="00D34B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lastRenderedPageBreak/>
              <w:t>表决权</w:t>
            </w:r>
          </w:p>
          <w:p w14:paraId="55171178"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lastRenderedPageBreak/>
              <w:t>比例</w:t>
            </w:r>
            <w:r w:rsidRPr="00A44401">
              <w:rPr>
                <w:rFonts w:ascii="Arial Narrow" w:eastAsia="仿宋_GB2312" w:hAnsi="Arial Narrow" w:hint="eastAsia"/>
                <w:b/>
                <w:szCs w:val="21"/>
              </w:rPr>
              <w:t>%</w:t>
            </w:r>
          </w:p>
        </w:tc>
        <w:tc>
          <w:tcPr>
            <w:tcW w:w="500" w:type="pct"/>
            <w:vMerge w:val="restart"/>
            <w:tcBorders>
              <w:top w:val="single" w:sz="8" w:space="0" w:color="auto"/>
            </w:tcBorders>
            <w:vAlign w:val="center"/>
          </w:tcPr>
          <w:p w14:paraId="71061B02" w14:textId="77777777" w:rsidR="00D34B01" w:rsidRDefault="00D34B01" w:rsidP="00D34B01">
            <w:pPr>
              <w:pStyle w:val="a7"/>
              <w:adjustRightInd w:val="0"/>
              <w:snapToGrid w:val="0"/>
              <w:ind w:leftChars="-21" w:left="-63" w:rightChars="-51" w:right="-153"/>
              <w:jc w:val="right"/>
              <w:rPr>
                <w:rFonts w:ascii="Arial Narrow" w:eastAsia="仿宋_GB2312" w:hAnsi="Arial Narrow" w:hint="eastAsia"/>
                <w:b/>
                <w:szCs w:val="21"/>
                <w:highlight w:val="cyan"/>
              </w:rPr>
            </w:pPr>
            <w:r w:rsidRPr="00797C63">
              <w:rPr>
                <w:rFonts w:ascii="Arial Narrow" w:eastAsia="仿宋_GB2312" w:hAnsi="Arial Narrow" w:hint="eastAsia"/>
                <w:b/>
                <w:szCs w:val="21"/>
                <w:highlight w:val="cyan"/>
              </w:rPr>
              <w:lastRenderedPageBreak/>
              <w:t>组织机</w:t>
            </w:r>
          </w:p>
          <w:p w14:paraId="12470395" w14:textId="77777777" w:rsidR="00D34B01" w:rsidRPr="00797C63" w:rsidRDefault="00D34B01" w:rsidP="00D34B01">
            <w:pPr>
              <w:pStyle w:val="a7"/>
              <w:adjustRightInd w:val="0"/>
              <w:snapToGrid w:val="0"/>
              <w:ind w:leftChars="-21" w:left="-63" w:rightChars="-51" w:right="-153"/>
              <w:jc w:val="right"/>
              <w:rPr>
                <w:rFonts w:ascii="Arial Narrow" w:eastAsia="仿宋_GB2312" w:hAnsi="Arial Narrow" w:hint="eastAsia"/>
                <w:b/>
                <w:szCs w:val="21"/>
                <w:highlight w:val="cyan"/>
              </w:rPr>
            </w:pPr>
            <w:r w:rsidRPr="00797C63">
              <w:rPr>
                <w:rFonts w:ascii="Arial Narrow" w:eastAsia="仿宋_GB2312" w:hAnsi="Arial Narrow" w:hint="eastAsia"/>
                <w:b/>
                <w:szCs w:val="21"/>
                <w:highlight w:val="cyan"/>
              </w:rPr>
              <w:lastRenderedPageBreak/>
              <w:t>构代码</w:t>
            </w:r>
          </w:p>
        </w:tc>
      </w:tr>
      <w:tr w:rsidR="00D34B01" w:rsidRPr="00A44401" w14:paraId="4C53AD69" w14:textId="77777777" w:rsidTr="00035A37">
        <w:tblPrEx>
          <w:tblCellMar>
            <w:top w:w="0" w:type="dxa"/>
            <w:bottom w:w="0" w:type="dxa"/>
          </w:tblCellMar>
        </w:tblPrEx>
        <w:trPr>
          <w:trHeight w:val="241"/>
        </w:trPr>
        <w:tc>
          <w:tcPr>
            <w:tcW w:w="500" w:type="pct"/>
            <w:vMerge/>
            <w:tcBorders>
              <w:top w:val="single" w:sz="4" w:space="0" w:color="auto"/>
              <w:bottom w:val="single" w:sz="4" w:space="0" w:color="auto"/>
            </w:tcBorders>
            <w:vAlign w:val="center"/>
          </w:tcPr>
          <w:p w14:paraId="2C7B8205" w14:textId="77777777" w:rsidR="00D34B01" w:rsidRPr="00A44401" w:rsidRDefault="00D34B01" w:rsidP="00035A37">
            <w:pPr>
              <w:pStyle w:val="a7"/>
              <w:adjustRightInd w:val="0"/>
              <w:snapToGrid w:val="0"/>
              <w:jc w:val="both"/>
              <w:rPr>
                <w:rFonts w:ascii="Arial Narrow" w:eastAsia="仿宋_GB2312" w:hAnsi="Arial Narrow" w:hint="eastAsia"/>
                <w:b/>
                <w:szCs w:val="21"/>
                <w:u w:val="single"/>
              </w:rPr>
            </w:pPr>
          </w:p>
        </w:tc>
        <w:tc>
          <w:tcPr>
            <w:tcW w:w="500" w:type="pct"/>
            <w:vMerge/>
            <w:tcBorders>
              <w:bottom w:val="single" w:sz="4" w:space="0" w:color="auto"/>
            </w:tcBorders>
            <w:vAlign w:val="center"/>
          </w:tcPr>
          <w:p w14:paraId="1937B922" w14:textId="77777777" w:rsidR="00D34B01" w:rsidRPr="00A44401" w:rsidRDefault="00D34B01" w:rsidP="00035A37">
            <w:pPr>
              <w:pStyle w:val="a7"/>
              <w:adjustRightInd w:val="0"/>
              <w:snapToGrid w:val="0"/>
              <w:jc w:val="both"/>
              <w:rPr>
                <w:rFonts w:ascii="Arial Narrow" w:eastAsia="仿宋_GB2312" w:hAnsi="Arial Narrow" w:hint="eastAsia"/>
                <w:b/>
                <w:szCs w:val="21"/>
                <w:u w:val="single"/>
              </w:rPr>
            </w:pPr>
          </w:p>
        </w:tc>
        <w:tc>
          <w:tcPr>
            <w:tcW w:w="500" w:type="pct"/>
            <w:vMerge/>
            <w:tcBorders>
              <w:top w:val="single" w:sz="4" w:space="0" w:color="auto"/>
              <w:bottom w:val="single" w:sz="4" w:space="0" w:color="auto"/>
            </w:tcBorders>
            <w:vAlign w:val="center"/>
          </w:tcPr>
          <w:p w14:paraId="09C6137D" w14:textId="77777777" w:rsidR="00D34B01" w:rsidRPr="00797C63" w:rsidRDefault="00D34B01" w:rsidP="00035A37">
            <w:pPr>
              <w:pStyle w:val="a7"/>
              <w:adjustRightInd w:val="0"/>
              <w:snapToGrid w:val="0"/>
              <w:jc w:val="right"/>
              <w:rPr>
                <w:rFonts w:ascii="Arial Narrow" w:eastAsia="仿宋_GB2312" w:hAnsi="Arial Narrow" w:hint="eastAsia"/>
                <w:b/>
                <w:szCs w:val="21"/>
                <w:highlight w:val="cyan"/>
                <w:u w:val="single"/>
              </w:rPr>
            </w:pPr>
          </w:p>
        </w:tc>
        <w:tc>
          <w:tcPr>
            <w:tcW w:w="500" w:type="pct"/>
            <w:vMerge/>
            <w:tcBorders>
              <w:top w:val="single" w:sz="4" w:space="0" w:color="auto"/>
              <w:bottom w:val="single" w:sz="4" w:space="0" w:color="auto"/>
            </w:tcBorders>
            <w:vAlign w:val="center"/>
          </w:tcPr>
          <w:p w14:paraId="0EE6567D" w14:textId="77777777" w:rsidR="00D34B01" w:rsidRPr="00A44401" w:rsidRDefault="00D34B01" w:rsidP="00035A37">
            <w:pPr>
              <w:pStyle w:val="a7"/>
              <w:adjustRightInd w:val="0"/>
              <w:snapToGrid w:val="0"/>
              <w:jc w:val="right"/>
              <w:rPr>
                <w:rFonts w:ascii="Arial Narrow" w:eastAsia="仿宋_GB2312" w:hAnsi="Arial Narrow" w:hint="eastAsia"/>
                <w:b/>
                <w:szCs w:val="21"/>
                <w:u w:val="single"/>
              </w:rPr>
            </w:pPr>
          </w:p>
        </w:tc>
        <w:tc>
          <w:tcPr>
            <w:tcW w:w="500" w:type="pct"/>
            <w:vMerge/>
            <w:tcBorders>
              <w:top w:val="single" w:sz="4" w:space="0" w:color="auto"/>
              <w:bottom w:val="single" w:sz="4" w:space="0" w:color="auto"/>
            </w:tcBorders>
            <w:vAlign w:val="center"/>
          </w:tcPr>
          <w:p w14:paraId="3590B61A" w14:textId="77777777" w:rsidR="00D34B01" w:rsidRPr="00797C63" w:rsidRDefault="00D34B01" w:rsidP="00035A37">
            <w:pPr>
              <w:pStyle w:val="a7"/>
              <w:adjustRightInd w:val="0"/>
              <w:snapToGrid w:val="0"/>
              <w:jc w:val="right"/>
              <w:rPr>
                <w:rFonts w:ascii="Arial Narrow" w:eastAsia="仿宋_GB2312" w:hAnsi="Arial Narrow" w:hint="eastAsia"/>
                <w:b/>
                <w:szCs w:val="21"/>
                <w:highlight w:val="cyan"/>
                <w:u w:val="single"/>
              </w:rPr>
            </w:pPr>
          </w:p>
        </w:tc>
        <w:tc>
          <w:tcPr>
            <w:tcW w:w="500" w:type="pct"/>
            <w:vMerge/>
            <w:tcBorders>
              <w:bottom w:val="single" w:sz="4" w:space="0" w:color="auto"/>
            </w:tcBorders>
            <w:vAlign w:val="center"/>
          </w:tcPr>
          <w:p w14:paraId="0BA6E23C" w14:textId="77777777" w:rsidR="00D34B01" w:rsidRPr="00A44401" w:rsidRDefault="00D34B01" w:rsidP="00035A37">
            <w:pPr>
              <w:pStyle w:val="a7"/>
              <w:adjustRightInd w:val="0"/>
              <w:snapToGrid w:val="0"/>
              <w:jc w:val="right"/>
              <w:rPr>
                <w:rFonts w:ascii="Arial Narrow" w:eastAsia="仿宋_GB2312" w:hAnsi="Arial Narrow" w:hint="eastAsia"/>
                <w:b/>
                <w:szCs w:val="21"/>
                <w:u w:val="single"/>
              </w:rPr>
            </w:pPr>
          </w:p>
        </w:tc>
        <w:tc>
          <w:tcPr>
            <w:tcW w:w="500" w:type="pct"/>
            <w:vMerge/>
            <w:tcBorders>
              <w:bottom w:val="single" w:sz="4" w:space="0" w:color="auto"/>
            </w:tcBorders>
            <w:vAlign w:val="center"/>
          </w:tcPr>
          <w:p w14:paraId="1C41C2A9" w14:textId="77777777" w:rsidR="00D34B01" w:rsidRPr="00A44401" w:rsidRDefault="00D34B01" w:rsidP="00035A37">
            <w:pPr>
              <w:pStyle w:val="a7"/>
              <w:adjustRightInd w:val="0"/>
              <w:snapToGrid w:val="0"/>
              <w:jc w:val="right"/>
              <w:rPr>
                <w:rFonts w:ascii="Arial Narrow" w:eastAsia="仿宋_GB2312" w:hAnsi="Arial Narrow" w:hint="eastAsia"/>
                <w:b/>
                <w:szCs w:val="21"/>
                <w:u w:val="single"/>
              </w:rPr>
            </w:pPr>
          </w:p>
        </w:tc>
        <w:tc>
          <w:tcPr>
            <w:tcW w:w="500" w:type="pct"/>
            <w:vMerge/>
            <w:tcBorders>
              <w:bottom w:val="single" w:sz="4" w:space="0" w:color="auto"/>
            </w:tcBorders>
            <w:vAlign w:val="center"/>
          </w:tcPr>
          <w:p w14:paraId="21D57CFA" w14:textId="77777777" w:rsidR="00D34B01" w:rsidRPr="00A44401" w:rsidRDefault="00D34B01" w:rsidP="00035A37">
            <w:pPr>
              <w:pStyle w:val="a7"/>
              <w:adjustRightInd w:val="0"/>
              <w:snapToGrid w:val="0"/>
              <w:jc w:val="right"/>
              <w:rPr>
                <w:rFonts w:ascii="Arial Narrow" w:eastAsia="仿宋_GB2312" w:hAnsi="Arial Narrow" w:hint="eastAsia"/>
                <w:b/>
                <w:szCs w:val="21"/>
                <w:u w:val="single"/>
              </w:rPr>
            </w:pPr>
          </w:p>
        </w:tc>
        <w:tc>
          <w:tcPr>
            <w:tcW w:w="500" w:type="pct"/>
            <w:vMerge/>
            <w:tcBorders>
              <w:bottom w:val="single" w:sz="4" w:space="0" w:color="auto"/>
            </w:tcBorders>
            <w:vAlign w:val="center"/>
          </w:tcPr>
          <w:p w14:paraId="16284369" w14:textId="77777777" w:rsidR="00D34B01" w:rsidRPr="00A44401" w:rsidRDefault="00D34B01" w:rsidP="00035A37">
            <w:pPr>
              <w:pStyle w:val="a7"/>
              <w:adjustRightInd w:val="0"/>
              <w:snapToGrid w:val="0"/>
              <w:jc w:val="right"/>
              <w:rPr>
                <w:rFonts w:ascii="Arial Narrow" w:eastAsia="仿宋_GB2312" w:hAnsi="Arial Narrow" w:hint="eastAsia"/>
                <w:b/>
                <w:szCs w:val="21"/>
                <w:u w:val="single"/>
              </w:rPr>
            </w:pPr>
          </w:p>
        </w:tc>
        <w:tc>
          <w:tcPr>
            <w:tcW w:w="500" w:type="pct"/>
            <w:vMerge/>
            <w:tcBorders>
              <w:bottom w:val="single" w:sz="4" w:space="0" w:color="auto"/>
            </w:tcBorders>
            <w:vAlign w:val="center"/>
          </w:tcPr>
          <w:p w14:paraId="21AEDCA7" w14:textId="77777777" w:rsidR="00D34B01" w:rsidRPr="00797C63" w:rsidRDefault="00D34B01" w:rsidP="00035A37">
            <w:pPr>
              <w:pStyle w:val="a7"/>
              <w:adjustRightInd w:val="0"/>
              <w:snapToGrid w:val="0"/>
              <w:jc w:val="right"/>
              <w:rPr>
                <w:rFonts w:ascii="Arial Narrow" w:eastAsia="仿宋_GB2312" w:hAnsi="Arial Narrow" w:hint="eastAsia"/>
                <w:b/>
                <w:szCs w:val="21"/>
                <w:highlight w:val="cyan"/>
                <w:u w:val="single"/>
              </w:rPr>
            </w:pPr>
          </w:p>
        </w:tc>
      </w:tr>
      <w:tr w:rsidR="00D34B01" w:rsidRPr="00A44401" w14:paraId="47DAB9CE" w14:textId="77777777" w:rsidTr="00035A37">
        <w:tblPrEx>
          <w:tblCellMar>
            <w:top w:w="0" w:type="dxa"/>
            <w:bottom w:w="0" w:type="dxa"/>
          </w:tblCellMar>
        </w:tblPrEx>
        <w:trPr>
          <w:trHeight w:val="405"/>
        </w:trPr>
        <w:tc>
          <w:tcPr>
            <w:tcW w:w="500" w:type="pct"/>
            <w:tcBorders>
              <w:top w:val="single" w:sz="4" w:space="0" w:color="auto"/>
            </w:tcBorders>
            <w:vAlign w:val="center"/>
          </w:tcPr>
          <w:p w14:paraId="41307E92"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tcBorders>
              <w:top w:val="single" w:sz="4" w:space="0" w:color="auto"/>
            </w:tcBorders>
            <w:vAlign w:val="center"/>
          </w:tcPr>
          <w:p w14:paraId="7C747051"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tcBorders>
              <w:top w:val="single" w:sz="4" w:space="0" w:color="auto"/>
            </w:tcBorders>
            <w:vAlign w:val="center"/>
          </w:tcPr>
          <w:p w14:paraId="1A05C5FE"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tcBorders>
              <w:top w:val="single" w:sz="4" w:space="0" w:color="auto"/>
            </w:tcBorders>
            <w:vAlign w:val="center"/>
          </w:tcPr>
          <w:p w14:paraId="6A8970C5"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top w:val="single" w:sz="4" w:space="0" w:color="auto"/>
            </w:tcBorders>
            <w:vAlign w:val="center"/>
          </w:tcPr>
          <w:p w14:paraId="35B82B0E"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tcBorders>
              <w:top w:val="single" w:sz="4" w:space="0" w:color="auto"/>
            </w:tcBorders>
            <w:vAlign w:val="center"/>
          </w:tcPr>
          <w:p w14:paraId="75588ABB"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top w:val="single" w:sz="4" w:space="0" w:color="auto"/>
            </w:tcBorders>
            <w:vAlign w:val="center"/>
          </w:tcPr>
          <w:p w14:paraId="60CF0F2F"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top w:val="single" w:sz="4" w:space="0" w:color="auto"/>
            </w:tcBorders>
            <w:vAlign w:val="center"/>
          </w:tcPr>
          <w:p w14:paraId="0286639B"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top w:val="single" w:sz="4" w:space="0" w:color="auto"/>
            </w:tcBorders>
            <w:vAlign w:val="center"/>
          </w:tcPr>
          <w:p w14:paraId="78A7E980"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top w:val="single" w:sz="4" w:space="0" w:color="auto"/>
            </w:tcBorders>
            <w:vAlign w:val="center"/>
          </w:tcPr>
          <w:p w14:paraId="5CB5DC8B"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r>
      <w:tr w:rsidR="00D34B01" w:rsidRPr="00A44401" w14:paraId="6B1DB49A" w14:textId="77777777" w:rsidTr="00035A37">
        <w:tblPrEx>
          <w:tblCellMar>
            <w:top w:w="0" w:type="dxa"/>
            <w:bottom w:w="0" w:type="dxa"/>
          </w:tblCellMar>
        </w:tblPrEx>
        <w:trPr>
          <w:trHeight w:val="405"/>
        </w:trPr>
        <w:tc>
          <w:tcPr>
            <w:tcW w:w="500" w:type="pct"/>
            <w:vAlign w:val="center"/>
          </w:tcPr>
          <w:p w14:paraId="2D16F099"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vAlign w:val="center"/>
          </w:tcPr>
          <w:p w14:paraId="6418F279"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vAlign w:val="center"/>
          </w:tcPr>
          <w:p w14:paraId="2C1B0471"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vAlign w:val="center"/>
          </w:tcPr>
          <w:p w14:paraId="23863FE4"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704DC353"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vAlign w:val="center"/>
          </w:tcPr>
          <w:p w14:paraId="724B3B83"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4B37143D"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1B10478C"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5A95821A"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34ACFAC9"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r>
      <w:tr w:rsidR="00D34B01" w:rsidRPr="00A44401" w14:paraId="084CD432" w14:textId="77777777" w:rsidTr="00035A37">
        <w:tblPrEx>
          <w:tblCellMar>
            <w:top w:w="0" w:type="dxa"/>
            <w:bottom w:w="0" w:type="dxa"/>
          </w:tblCellMar>
        </w:tblPrEx>
        <w:trPr>
          <w:trHeight w:val="405"/>
        </w:trPr>
        <w:tc>
          <w:tcPr>
            <w:tcW w:w="500" w:type="pct"/>
            <w:vAlign w:val="center"/>
          </w:tcPr>
          <w:p w14:paraId="6DA67200"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vAlign w:val="center"/>
          </w:tcPr>
          <w:p w14:paraId="25706628"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vAlign w:val="center"/>
          </w:tcPr>
          <w:p w14:paraId="640BE59E"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vAlign w:val="center"/>
          </w:tcPr>
          <w:p w14:paraId="3774DD7A"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19616D8F"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vAlign w:val="center"/>
          </w:tcPr>
          <w:p w14:paraId="49B4D16D"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38D33191"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192161E4"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30B535FB"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32E4A2F8"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r>
      <w:tr w:rsidR="00D34B01" w:rsidRPr="00A44401" w14:paraId="371BBBCD" w14:textId="77777777" w:rsidTr="00035A37">
        <w:tblPrEx>
          <w:tblCellMar>
            <w:top w:w="0" w:type="dxa"/>
            <w:bottom w:w="0" w:type="dxa"/>
          </w:tblCellMar>
        </w:tblPrEx>
        <w:trPr>
          <w:trHeight w:val="405"/>
        </w:trPr>
        <w:tc>
          <w:tcPr>
            <w:tcW w:w="500" w:type="pct"/>
            <w:vAlign w:val="center"/>
          </w:tcPr>
          <w:p w14:paraId="06753C50"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vAlign w:val="center"/>
          </w:tcPr>
          <w:p w14:paraId="5A977ABD"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vAlign w:val="center"/>
          </w:tcPr>
          <w:p w14:paraId="004C8EEA"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vAlign w:val="center"/>
          </w:tcPr>
          <w:p w14:paraId="141349DA"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4304F56E"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vAlign w:val="center"/>
          </w:tcPr>
          <w:p w14:paraId="30485EE0"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636C823A"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54CCD684"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514E71ED"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vAlign w:val="center"/>
          </w:tcPr>
          <w:p w14:paraId="4975611F"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r>
      <w:tr w:rsidR="00D34B01" w:rsidRPr="00A44401" w14:paraId="6A9575E1" w14:textId="77777777" w:rsidTr="00035A37">
        <w:tblPrEx>
          <w:tblCellMar>
            <w:top w:w="0" w:type="dxa"/>
            <w:bottom w:w="0" w:type="dxa"/>
          </w:tblCellMar>
        </w:tblPrEx>
        <w:trPr>
          <w:trHeight w:val="405"/>
        </w:trPr>
        <w:tc>
          <w:tcPr>
            <w:tcW w:w="500" w:type="pct"/>
            <w:tcBorders>
              <w:bottom w:val="single" w:sz="8" w:space="0" w:color="auto"/>
            </w:tcBorders>
            <w:vAlign w:val="center"/>
          </w:tcPr>
          <w:p w14:paraId="3E0083A3"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tcBorders>
              <w:bottom w:val="single" w:sz="8" w:space="0" w:color="auto"/>
            </w:tcBorders>
            <w:vAlign w:val="center"/>
          </w:tcPr>
          <w:p w14:paraId="34C6C7BA" w14:textId="77777777" w:rsidR="00D34B01" w:rsidRPr="00A44401" w:rsidRDefault="00D34B01" w:rsidP="00035A37">
            <w:pPr>
              <w:pStyle w:val="a7"/>
              <w:adjustRightInd w:val="0"/>
              <w:snapToGrid w:val="0"/>
              <w:jc w:val="both"/>
              <w:rPr>
                <w:rFonts w:ascii="Arial Narrow" w:eastAsia="仿宋_GB2312" w:hAnsi="Arial Narrow" w:hint="eastAsia"/>
                <w:szCs w:val="21"/>
                <w:u w:val="single"/>
              </w:rPr>
            </w:pPr>
          </w:p>
        </w:tc>
        <w:tc>
          <w:tcPr>
            <w:tcW w:w="500" w:type="pct"/>
            <w:tcBorders>
              <w:bottom w:val="single" w:sz="8" w:space="0" w:color="auto"/>
            </w:tcBorders>
            <w:vAlign w:val="center"/>
          </w:tcPr>
          <w:p w14:paraId="48E8F74C"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tcBorders>
              <w:bottom w:val="single" w:sz="8" w:space="0" w:color="auto"/>
            </w:tcBorders>
            <w:vAlign w:val="center"/>
          </w:tcPr>
          <w:p w14:paraId="2C63F873"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bottom w:val="single" w:sz="8" w:space="0" w:color="auto"/>
            </w:tcBorders>
            <w:vAlign w:val="center"/>
          </w:tcPr>
          <w:p w14:paraId="123F2574"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c>
          <w:tcPr>
            <w:tcW w:w="500" w:type="pct"/>
            <w:tcBorders>
              <w:bottom w:val="single" w:sz="8" w:space="0" w:color="auto"/>
            </w:tcBorders>
            <w:vAlign w:val="center"/>
          </w:tcPr>
          <w:p w14:paraId="1B8C862B"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bottom w:val="single" w:sz="8" w:space="0" w:color="auto"/>
            </w:tcBorders>
            <w:vAlign w:val="center"/>
          </w:tcPr>
          <w:p w14:paraId="7903EDD8"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bottom w:val="single" w:sz="8" w:space="0" w:color="auto"/>
            </w:tcBorders>
            <w:vAlign w:val="center"/>
          </w:tcPr>
          <w:p w14:paraId="26C86996"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bottom w:val="single" w:sz="8" w:space="0" w:color="auto"/>
            </w:tcBorders>
            <w:vAlign w:val="center"/>
          </w:tcPr>
          <w:p w14:paraId="71876B8B" w14:textId="77777777" w:rsidR="00D34B01" w:rsidRPr="00A44401" w:rsidRDefault="00D34B01" w:rsidP="00035A37">
            <w:pPr>
              <w:pStyle w:val="a7"/>
              <w:adjustRightInd w:val="0"/>
              <w:snapToGrid w:val="0"/>
              <w:jc w:val="right"/>
              <w:rPr>
                <w:rFonts w:ascii="Arial Narrow" w:eastAsia="仿宋_GB2312" w:hAnsi="Arial Narrow" w:hint="eastAsia"/>
                <w:szCs w:val="21"/>
                <w:u w:val="single"/>
              </w:rPr>
            </w:pPr>
          </w:p>
        </w:tc>
        <w:tc>
          <w:tcPr>
            <w:tcW w:w="500" w:type="pct"/>
            <w:tcBorders>
              <w:bottom w:val="single" w:sz="8" w:space="0" w:color="auto"/>
            </w:tcBorders>
            <w:vAlign w:val="center"/>
          </w:tcPr>
          <w:p w14:paraId="73359B58" w14:textId="77777777" w:rsidR="00D34B01" w:rsidRPr="00797C63" w:rsidRDefault="00D34B01" w:rsidP="00035A37">
            <w:pPr>
              <w:pStyle w:val="a7"/>
              <w:adjustRightInd w:val="0"/>
              <w:snapToGrid w:val="0"/>
              <w:jc w:val="right"/>
              <w:rPr>
                <w:rFonts w:ascii="Arial Narrow" w:eastAsia="仿宋_GB2312" w:hAnsi="Arial Narrow" w:hint="eastAsia"/>
                <w:szCs w:val="21"/>
                <w:highlight w:val="cyan"/>
                <w:u w:val="single"/>
              </w:rPr>
            </w:pPr>
          </w:p>
        </w:tc>
      </w:tr>
    </w:tbl>
    <w:p w14:paraId="02D81CC6"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3、本公司的合营企业和联营企业情况</w:t>
      </w:r>
    </w:p>
    <w:tbl>
      <w:tblPr>
        <w:tblW w:w="4887" w:type="pct"/>
        <w:tblInd w:w="108" w:type="dxa"/>
        <w:tblLook w:val="0000" w:firstRow="0" w:lastRow="0" w:firstColumn="0" w:lastColumn="0" w:noHBand="0" w:noVBand="0"/>
      </w:tblPr>
      <w:tblGrid>
        <w:gridCol w:w="1119"/>
        <w:gridCol w:w="873"/>
        <w:gridCol w:w="873"/>
        <w:gridCol w:w="873"/>
        <w:gridCol w:w="873"/>
        <w:gridCol w:w="875"/>
        <w:gridCol w:w="872"/>
        <w:gridCol w:w="872"/>
        <w:gridCol w:w="872"/>
        <w:gridCol w:w="874"/>
        <w:tblGridChange w:id="5">
          <w:tblGrid>
            <w:gridCol w:w="1119"/>
            <w:gridCol w:w="873"/>
            <w:gridCol w:w="873"/>
            <w:gridCol w:w="873"/>
            <w:gridCol w:w="873"/>
            <w:gridCol w:w="875"/>
            <w:gridCol w:w="872"/>
            <w:gridCol w:w="872"/>
            <w:gridCol w:w="872"/>
            <w:gridCol w:w="874"/>
          </w:tblGrid>
        </w:tblGridChange>
      </w:tblGrid>
      <w:tr w:rsidR="00D34B01" w:rsidRPr="00A44401" w14:paraId="2B7E384A" w14:textId="77777777" w:rsidTr="00035A37">
        <w:tblPrEx>
          <w:tblCellMar>
            <w:top w:w="0" w:type="dxa"/>
            <w:bottom w:w="0" w:type="dxa"/>
          </w:tblCellMar>
        </w:tblPrEx>
        <w:trPr>
          <w:trHeight w:val="1099"/>
        </w:trPr>
        <w:tc>
          <w:tcPr>
            <w:tcW w:w="623" w:type="pct"/>
            <w:tcBorders>
              <w:top w:val="single" w:sz="8" w:space="0" w:color="auto"/>
              <w:bottom w:val="single" w:sz="4" w:space="0" w:color="auto"/>
            </w:tcBorders>
            <w:vAlign w:val="center"/>
          </w:tcPr>
          <w:p w14:paraId="37D477DA" w14:textId="77777777" w:rsidR="00D34B01" w:rsidRPr="00A44401" w:rsidRDefault="00D34B01" w:rsidP="00035A37">
            <w:pPr>
              <w:pStyle w:val="a7"/>
              <w:adjustRightInd w:val="0"/>
              <w:snapToGrid w:val="0"/>
              <w:jc w:val="both"/>
              <w:rPr>
                <w:rFonts w:ascii="Arial Narrow" w:eastAsia="仿宋_GB2312" w:hAnsi="Arial Narrow" w:hint="eastAsia"/>
                <w:b/>
                <w:szCs w:val="21"/>
              </w:rPr>
            </w:pPr>
            <w:r w:rsidRPr="006773CD">
              <w:rPr>
                <w:rFonts w:ascii="Arial Narrow" w:eastAsia="仿宋_GB2312" w:hAnsi="Arial Narrow" w:hint="eastAsia"/>
                <w:b/>
                <w:szCs w:val="21"/>
              </w:rPr>
              <w:t>被投资单位名称</w:t>
            </w:r>
          </w:p>
        </w:tc>
        <w:tc>
          <w:tcPr>
            <w:tcW w:w="486" w:type="pct"/>
            <w:tcBorders>
              <w:top w:val="single" w:sz="8" w:space="0" w:color="auto"/>
              <w:bottom w:val="single" w:sz="4" w:space="0" w:color="auto"/>
            </w:tcBorders>
            <w:vAlign w:val="center"/>
          </w:tcPr>
          <w:p w14:paraId="6D06A835" w14:textId="77777777" w:rsidR="00D34B01" w:rsidRDefault="00D34B01" w:rsidP="00D34B01">
            <w:pPr>
              <w:pStyle w:val="a7"/>
              <w:adjustRightInd w:val="0"/>
              <w:snapToGrid w:val="0"/>
              <w:ind w:leftChars="-19" w:left="-56" w:hanging="1"/>
              <w:jc w:val="right"/>
              <w:rPr>
                <w:rFonts w:ascii="Arial Narrow" w:eastAsia="仿宋_GB2312" w:hAnsi="Arial Narrow" w:hint="eastAsia"/>
                <w:b/>
                <w:szCs w:val="21"/>
              </w:rPr>
            </w:pPr>
            <w:r w:rsidRPr="00A44401">
              <w:rPr>
                <w:rFonts w:ascii="Arial Narrow" w:eastAsia="仿宋_GB2312" w:hAnsi="Arial Narrow" w:hint="eastAsia"/>
                <w:b/>
                <w:szCs w:val="21"/>
              </w:rPr>
              <w:t>企业</w:t>
            </w:r>
          </w:p>
          <w:p w14:paraId="336FEB12" w14:textId="77777777" w:rsidR="00D34B01" w:rsidRPr="00A44401" w:rsidRDefault="00D34B01" w:rsidP="00D34B01">
            <w:pPr>
              <w:pStyle w:val="a7"/>
              <w:adjustRightInd w:val="0"/>
              <w:snapToGrid w:val="0"/>
              <w:ind w:leftChars="-19" w:left="-56" w:hanging="1"/>
              <w:jc w:val="right"/>
              <w:rPr>
                <w:rFonts w:ascii="Arial Narrow" w:eastAsia="仿宋_GB2312" w:hAnsi="Arial Narrow" w:hint="eastAsia"/>
                <w:b/>
                <w:szCs w:val="21"/>
              </w:rPr>
            </w:pPr>
            <w:r w:rsidRPr="00A44401">
              <w:rPr>
                <w:rFonts w:ascii="Arial Narrow" w:eastAsia="仿宋_GB2312" w:hAnsi="Arial Narrow" w:hint="eastAsia"/>
                <w:b/>
                <w:szCs w:val="21"/>
              </w:rPr>
              <w:t>类型</w:t>
            </w:r>
          </w:p>
        </w:tc>
        <w:tc>
          <w:tcPr>
            <w:tcW w:w="486" w:type="pct"/>
            <w:tcBorders>
              <w:top w:val="single" w:sz="8" w:space="0" w:color="auto"/>
              <w:bottom w:val="single" w:sz="4" w:space="0" w:color="auto"/>
            </w:tcBorders>
            <w:vAlign w:val="center"/>
          </w:tcPr>
          <w:p w14:paraId="6799E814" w14:textId="77777777" w:rsidR="00D34B01" w:rsidRPr="00A44401" w:rsidRDefault="00D34B01" w:rsidP="00D34B01">
            <w:pPr>
              <w:pStyle w:val="a7"/>
              <w:adjustRightInd w:val="0"/>
              <w:snapToGrid w:val="0"/>
              <w:ind w:leftChars="-20" w:left="-60"/>
              <w:jc w:val="right"/>
              <w:rPr>
                <w:rFonts w:ascii="Arial Narrow" w:eastAsia="仿宋_GB2312" w:hAnsi="Arial Narrow" w:hint="eastAsia"/>
                <w:b/>
                <w:szCs w:val="21"/>
              </w:rPr>
            </w:pPr>
            <w:r w:rsidRPr="00A44401">
              <w:rPr>
                <w:rFonts w:ascii="Arial Narrow" w:eastAsia="仿宋_GB2312" w:hAnsi="Arial Narrow" w:hint="eastAsia"/>
                <w:b/>
                <w:szCs w:val="21"/>
              </w:rPr>
              <w:t>注册地</w:t>
            </w:r>
          </w:p>
        </w:tc>
        <w:tc>
          <w:tcPr>
            <w:tcW w:w="486" w:type="pct"/>
            <w:tcBorders>
              <w:top w:val="single" w:sz="8" w:space="0" w:color="auto"/>
              <w:bottom w:val="single" w:sz="4" w:space="0" w:color="auto"/>
            </w:tcBorders>
            <w:vAlign w:val="center"/>
          </w:tcPr>
          <w:p w14:paraId="16693F9A" w14:textId="77777777" w:rsidR="00D34B01" w:rsidRDefault="00D34B01" w:rsidP="00035A37">
            <w:pPr>
              <w:pStyle w:val="a7"/>
              <w:adjustRightInd w:val="0"/>
              <w:snapToGrid w:val="0"/>
              <w:jc w:val="right"/>
              <w:rPr>
                <w:rFonts w:ascii="Arial Narrow" w:eastAsia="仿宋_GB2312" w:hAnsi="Arial Narrow" w:hint="eastAsia"/>
                <w:b/>
                <w:szCs w:val="21"/>
              </w:rPr>
            </w:pPr>
            <w:r w:rsidRPr="00A44401">
              <w:rPr>
                <w:rFonts w:ascii="Arial Narrow" w:eastAsia="仿宋_GB2312" w:hAnsi="Arial Narrow" w:hint="eastAsia"/>
                <w:b/>
                <w:szCs w:val="21"/>
              </w:rPr>
              <w:t>法人</w:t>
            </w:r>
          </w:p>
          <w:p w14:paraId="5EB9C5D8" w14:textId="77777777" w:rsidR="00D34B01" w:rsidRPr="00A44401" w:rsidRDefault="00D34B01" w:rsidP="00035A37">
            <w:pPr>
              <w:pStyle w:val="a7"/>
              <w:adjustRightInd w:val="0"/>
              <w:snapToGrid w:val="0"/>
              <w:jc w:val="right"/>
              <w:rPr>
                <w:rFonts w:ascii="Arial Narrow" w:eastAsia="仿宋_GB2312" w:hAnsi="Arial Narrow" w:hint="eastAsia"/>
                <w:b/>
                <w:szCs w:val="21"/>
              </w:rPr>
            </w:pPr>
            <w:r w:rsidRPr="00A44401">
              <w:rPr>
                <w:rFonts w:ascii="Arial Narrow" w:eastAsia="仿宋_GB2312" w:hAnsi="Arial Narrow" w:hint="eastAsia"/>
                <w:b/>
                <w:szCs w:val="21"/>
              </w:rPr>
              <w:t>代表</w:t>
            </w:r>
          </w:p>
        </w:tc>
        <w:tc>
          <w:tcPr>
            <w:tcW w:w="486" w:type="pct"/>
            <w:tcBorders>
              <w:top w:val="single" w:sz="8" w:space="0" w:color="auto"/>
            </w:tcBorders>
            <w:vAlign w:val="center"/>
          </w:tcPr>
          <w:p w14:paraId="17E7D393" w14:textId="77777777" w:rsidR="00D34B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业务</w:t>
            </w:r>
          </w:p>
          <w:p w14:paraId="33AC7BA8"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性质</w:t>
            </w:r>
          </w:p>
        </w:tc>
        <w:tc>
          <w:tcPr>
            <w:tcW w:w="487" w:type="pct"/>
            <w:tcBorders>
              <w:top w:val="single" w:sz="8" w:space="0" w:color="auto"/>
            </w:tcBorders>
            <w:vAlign w:val="center"/>
          </w:tcPr>
          <w:p w14:paraId="7B1099EB" w14:textId="77777777" w:rsidR="00D34B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注册</w:t>
            </w:r>
          </w:p>
          <w:p w14:paraId="46EDCDEC" w14:textId="77777777" w:rsidR="00D34B01" w:rsidRPr="00A44401" w:rsidDel="00874ABA"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资本</w:t>
            </w:r>
          </w:p>
        </w:tc>
        <w:tc>
          <w:tcPr>
            <w:tcW w:w="486" w:type="pct"/>
            <w:tcBorders>
              <w:top w:val="single" w:sz="8" w:space="0" w:color="auto"/>
            </w:tcBorders>
            <w:vAlign w:val="center"/>
          </w:tcPr>
          <w:p w14:paraId="2C01B2D3"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Pr>
                <w:rFonts w:ascii="Arial Narrow" w:eastAsia="仿宋_GB2312" w:hAnsi="Arial Narrow" w:hint="eastAsia"/>
                <w:b/>
                <w:szCs w:val="21"/>
              </w:rPr>
              <w:t>本公司</w:t>
            </w:r>
            <w:r w:rsidRPr="00A44401">
              <w:rPr>
                <w:rFonts w:ascii="Arial Narrow" w:eastAsia="仿宋_GB2312" w:hAnsi="Arial Narrow" w:hint="eastAsia"/>
                <w:b/>
                <w:szCs w:val="21"/>
              </w:rPr>
              <w:t>持股比例</w:t>
            </w:r>
            <w:r w:rsidRPr="00A44401">
              <w:rPr>
                <w:rFonts w:ascii="Arial Narrow" w:eastAsia="仿宋_GB2312" w:hAnsi="Arial Narrow" w:hint="eastAsia"/>
                <w:b/>
                <w:szCs w:val="21"/>
              </w:rPr>
              <w:t>%</w:t>
            </w:r>
          </w:p>
        </w:tc>
        <w:tc>
          <w:tcPr>
            <w:tcW w:w="486" w:type="pct"/>
            <w:tcBorders>
              <w:top w:val="single" w:sz="8" w:space="0" w:color="auto"/>
            </w:tcBorders>
            <w:vAlign w:val="center"/>
          </w:tcPr>
          <w:p w14:paraId="58360531"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Pr>
                <w:rFonts w:ascii="Arial Narrow" w:eastAsia="仿宋_GB2312" w:hAnsi="Arial Narrow" w:hint="eastAsia"/>
                <w:b/>
                <w:szCs w:val="21"/>
              </w:rPr>
              <w:t>本公司在被投资单位</w:t>
            </w:r>
            <w:r w:rsidRPr="00A44401">
              <w:rPr>
                <w:rFonts w:ascii="Arial Narrow" w:eastAsia="仿宋_GB2312" w:hAnsi="Arial Narrow" w:hint="eastAsia"/>
                <w:b/>
                <w:szCs w:val="21"/>
              </w:rPr>
              <w:t>表决权比例</w:t>
            </w:r>
            <w:r w:rsidRPr="00A44401">
              <w:rPr>
                <w:rFonts w:ascii="Arial Narrow" w:eastAsia="仿宋_GB2312" w:hAnsi="Arial Narrow" w:hint="eastAsia"/>
                <w:b/>
                <w:szCs w:val="21"/>
              </w:rPr>
              <w:t>%</w:t>
            </w:r>
          </w:p>
        </w:tc>
        <w:tc>
          <w:tcPr>
            <w:tcW w:w="486" w:type="pct"/>
            <w:tcBorders>
              <w:top w:val="single" w:sz="8" w:space="0" w:color="auto"/>
            </w:tcBorders>
            <w:vAlign w:val="center"/>
          </w:tcPr>
          <w:p w14:paraId="2B722003" w14:textId="77777777" w:rsidR="00D34B01" w:rsidRDefault="00D34B01" w:rsidP="00035A37">
            <w:pPr>
              <w:pStyle w:val="a7"/>
              <w:adjustRightInd w:val="0"/>
              <w:snapToGrid w:val="0"/>
              <w:jc w:val="right"/>
              <w:rPr>
                <w:rFonts w:ascii="Arial Narrow" w:eastAsia="仿宋_GB2312" w:hAnsi="Arial Narrow" w:hint="eastAsia"/>
                <w:b/>
                <w:szCs w:val="21"/>
              </w:rPr>
            </w:pPr>
            <w:r w:rsidRPr="006773CD">
              <w:rPr>
                <w:rFonts w:ascii="Arial Narrow" w:eastAsia="仿宋_GB2312" w:hAnsi="Arial Narrow" w:hint="eastAsia"/>
                <w:b/>
                <w:szCs w:val="21"/>
              </w:rPr>
              <w:t>关联</w:t>
            </w:r>
          </w:p>
          <w:p w14:paraId="5442EC8E" w14:textId="77777777" w:rsidR="00D34B01" w:rsidRPr="00A44401" w:rsidRDefault="00D34B01" w:rsidP="00035A37">
            <w:pPr>
              <w:pStyle w:val="a7"/>
              <w:adjustRightInd w:val="0"/>
              <w:snapToGrid w:val="0"/>
              <w:jc w:val="right"/>
              <w:rPr>
                <w:rFonts w:ascii="Arial Narrow" w:eastAsia="仿宋_GB2312" w:hAnsi="Arial Narrow" w:hint="eastAsia"/>
                <w:b/>
                <w:szCs w:val="21"/>
              </w:rPr>
            </w:pPr>
            <w:r w:rsidRPr="006773CD">
              <w:rPr>
                <w:rFonts w:ascii="Arial Narrow" w:eastAsia="仿宋_GB2312" w:hAnsi="Arial Narrow" w:hint="eastAsia"/>
                <w:b/>
                <w:szCs w:val="21"/>
              </w:rPr>
              <w:t>关系</w:t>
            </w:r>
          </w:p>
        </w:tc>
        <w:tc>
          <w:tcPr>
            <w:tcW w:w="487" w:type="pct"/>
            <w:tcBorders>
              <w:top w:val="single" w:sz="8" w:space="0" w:color="auto"/>
            </w:tcBorders>
            <w:vAlign w:val="center"/>
          </w:tcPr>
          <w:p w14:paraId="2679D8C8" w14:textId="77777777" w:rsidR="00D34B01" w:rsidRPr="00A44401" w:rsidRDefault="00D34B01" w:rsidP="00D34B01">
            <w:pPr>
              <w:pStyle w:val="a7"/>
              <w:adjustRightInd w:val="0"/>
              <w:snapToGrid w:val="0"/>
              <w:ind w:leftChars="-21" w:left="-63" w:rightChars="-51" w:right="-153"/>
              <w:jc w:val="right"/>
              <w:rPr>
                <w:rFonts w:ascii="Arial Narrow" w:eastAsia="仿宋_GB2312" w:hAnsi="Arial Narrow" w:hint="eastAsia"/>
                <w:b/>
                <w:szCs w:val="21"/>
              </w:rPr>
            </w:pPr>
            <w:r w:rsidRPr="00A44401">
              <w:rPr>
                <w:rFonts w:ascii="Arial Narrow" w:eastAsia="仿宋_GB2312" w:hAnsi="Arial Narrow" w:hint="eastAsia"/>
                <w:b/>
                <w:szCs w:val="21"/>
              </w:rPr>
              <w:t>组织机构代码</w:t>
            </w:r>
          </w:p>
        </w:tc>
      </w:tr>
      <w:tr w:rsidR="00D34B01" w:rsidRPr="006773CD" w14:paraId="039B047C" w14:textId="77777777" w:rsidTr="00035A37">
        <w:tblPrEx>
          <w:tblCellMar>
            <w:top w:w="0" w:type="dxa"/>
            <w:bottom w:w="0" w:type="dxa"/>
          </w:tblCellMar>
        </w:tblPrEx>
        <w:trPr>
          <w:trHeight w:val="405"/>
        </w:trPr>
        <w:tc>
          <w:tcPr>
            <w:tcW w:w="623" w:type="pct"/>
            <w:tcBorders>
              <w:top w:val="single" w:sz="4" w:space="0" w:color="auto"/>
            </w:tcBorders>
            <w:vAlign w:val="center"/>
          </w:tcPr>
          <w:p w14:paraId="24423B3D" w14:textId="77777777" w:rsidR="00D34B01" w:rsidRPr="006773CD" w:rsidRDefault="00D34B01" w:rsidP="00035A37">
            <w:pPr>
              <w:pStyle w:val="a7"/>
              <w:adjustRightInd w:val="0"/>
              <w:snapToGrid w:val="0"/>
              <w:jc w:val="both"/>
              <w:rPr>
                <w:rFonts w:ascii="Arial Narrow" w:eastAsia="仿宋_GB2312" w:hAnsi="Arial Narrow" w:hint="eastAsia"/>
                <w:szCs w:val="21"/>
              </w:rPr>
            </w:pPr>
            <w:r>
              <w:rPr>
                <w:rFonts w:ascii="Arial Narrow" w:eastAsia="仿宋_GB2312" w:hAnsi="Arial Narrow" w:hint="eastAsia"/>
                <w:szCs w:val="21"/>
              </w:rPr>
              <w:t>（</w:t>
            </w:r>
            <w:r>
              <w:rPr>
                <w:rFonts w:ascii="Arial Narrow" w:eastAsia="仿宋_GB2312" w:hAnsi="Arial Narrow" w:hint="eastAsia"/>
                <w:szCs w:val="21"/>
              </w:rPr>
              <w:t>1</w:t>
            </w:r>
            <w:r>
              <w:rPr>
                <w:rFonts w:ascii="Arial Narrow" w:eastAsia="仿宋_GB2312" w:hAnsi="Arial Narrow" w:hint="eastAsia"/>
                <w:szCs w:val="21"/>
              </w:rPr>
              <w:t>）</w:t>
            </w:r>
            <w:r w:rsidRPr="006773CD">
              <w:rPr>
                <w:rFonts w:ascii="Arial Narrow" w:eastAsia="仿宋_GB2312" w:hAnsi="Arial Narrow" w:hint="eastAsia"/>
                <w:szCs w:val="21"/>
              </w:rPr>
              <w:t>合营企业</w:t>
            </w:r>
          </w:p>
        </w:tc>
        <w:tc>
          <w:tcPr>
            <w:tcW w:w="486" w:type="pct"/>
            <w:tcBorders>
              <w:top w:val="single" w:sz="4" w:space="0" w:color="auto"/>
            </w:tcBorders>
            <w:vAlign w:val="center"/>
          </w:tcPr>
          <w:p w14:paraId="1BE74A29"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top w:val="single" w:sz="4" w:space="0" w:color="auto"/>
            </w:tcBorders>
            <w:vAlign w:val="center"/>
          </w:tcPr>
          <w:p w14:paraId="1314C6D0"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top w:val="single" w:sz="4" w:space="0" w:color="auto"/>
            </w:tcBorders>
            <w:vAlign w:val="center"/>
          </w:tcPr>
          <w:p w14:paraId="1F1BCAB8"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top w:val="single" w:sz="4" w:space="0" w:color="auto"/>
            </w:tcBorders>
            <w:vAlign w:val="center"/>
          </w:tcPr>
          <w:p w14:paraId="083CAE51"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tcBorders>
              <w:top w:val="single" w:sz="4" w:space="0" w:color="auto"/>
            </w:tcBorders>
            <w:vAlign w:val="center"/>
          </w:tcPr>
          <w:p w14:paraId="1AF8191E"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top w:val="single" w:sz="4" w:space="0" w:color="auto"/>
            </w:tcBorders>
            <w:vAlign w:val="center"/>
          </w:tcPr>
          <w:p w14:paraId="3AE8568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top w:val="single" w:sz="4" w:space="0" w:color="auto"/>
            </w:tcBorders>
            <w:vAlign w:val="center"/>
          </w:tcPr>
          <w:p w14:paraId="7E4BA56B"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top w:val="single" w:sz="4" w:space="0" w:color="auto"/>
            </w:tcBorders>
            <w:vAlign w:val="center"/>
          </w:tcPr>
          <w:p w14:paraId="3716052A"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tcBorders>
              <w:top w:val="single" w:sz="4" w:space="0" w:color="auto"/>
            </w:tcBorders>
            <w:vAlign w:val="center"/>
          </w:tcPr>
          <w:p w14:paraId="62D0E982"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r>
      <w:tr w:rsidR="00D34B01" w:rsidRPr="006773CD" w14:paraId="447BE5B1" w14:textId="77777777" w:rsidTr="00035A37">
        <w:tblPrEx>
          <w:tblCellMar>
            <w:top w:w="0" w:type="dxa"/>
            <w:bottom w:w="0" w:type="dxa"/>
          </w:tblCellMar>
        </w:tblPrEx>
        <w:trPr>
          <w:trHeight w:val="405"/>
        </w:trPr>
        <w:tc>
          <w:tcPr>
            <w:tcW w:w="623" w:type="pct"/>
            <w:vAlign w:val="center"/>
          </w:tcPr>
          <w:p w14:paraId="6D07BDDE" w14:textId="77777777" w:rsidR="00D34B01" w:rsidRPr="006773CD" w:rsidRDefault="00D34B01" w:rsidP="00035A37">
            <w:pPr>
              <w:pStyle w:val="a7"/>
              <w:adjustRightInd w:val="0"/>
              <w:snapToGrid w:val="0"/>
              <w:jc w:val="both"/>
              <w:rPr>
                <w:rFonts w:ascii="Arial Narrow" w:eastAsia="仿宋_GB2312" w:hAnsi="Arial Narrow" w:hint="eastAsia"/>
                <w:szCs w:val="21"/>
              </w:rPr>
            </w:pPr>
            <w:r w:rsidRPr="006773CD">
              <w:rPr>
                <w:rFonts w:ascii="Arial Narrow" w:eastAsia="仿宋_GB2312" w:hAnsi="Arial Narrow" w:cs="宋体" w:hint="eastAsia"/>
                <w:color w:val="0000FF"/>
                <w:kern w:val="0"/>
                <w:szCs w:val="21"/>
              </w:rPr>
              <w:t>可无限量添加行</w:t>
            </w:r>
          </w:p>
        </w:tc>
        <w:tc>
          <w:tcPr>
            <w:tcW w:w="486" w:type="pct"/>
            <w:vAlign w:val="center"/>
          </w:tcPr>
          <w:p w14:paraId="5D0BF006"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2E03F21E"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686C3DDD"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1B8E46BE"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vAlign w:val="center"/>
          </w:tcPr>
          <w:p w14:paraId="3C3C9960"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7BD4D41C"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2EDA2704"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02178D36"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vAlign w:val="center"/>
          </w:tcPr>
          <w:p w14:paraId="5C911267"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r>
      <w:tr w:rsidR="00D34B01" w:rsidRPr="006773CD" w14:paraId="483B82D3" w14:textId="77777777" w:rsidTr="00035A37">
        <w:tblPrEx>
          <w:tblCellMar>
            <w:top w:w="0" w:type="dxa"/>
            <w:bottom w:w="0" w:type="dxa"/>
          </w:tblCellMar>
        </w:tblPrEx>
        <w:trPr>
          <w:trHeight w:val="405"/>
        </w:trPr>
        <w:tc>
          <w:tcPr>
            <w:tcW w:w="623" w:type="pct"/>
            <w:vAlign w:val="center"/>
          </w:tcPr>
          <w:p w14:paraId="602793D6" w14:textId="77777777" w:rsidR="00D34B01" w:rsidRPr="006773CD" w:rsidRDefault="00D34B01" w:rsidP="00035A37">
            <w:pPr>
              <w:pStyle w:val="a7"/>
              <w:adjustRightInd w:val="0"/>
              <w:snapToGrid w:val="0"/>
              <w:jc w:val="both"/>
              <w:rPr>
                <w:rFonts w:ascii="Arial Narrow" w:eastAsia="仿宋_GB2312" w:hAnsi="Arial Narrow" w:hint="eastAsia"/>
                <w:szCs w:val="21"/>
              </w:rPr>
            </w:pPr>
          </w:p>
        </w:tc>
        <w:tc>
          <w:tcPr>
            <w:tcW w:w="486" w:type="pct"/>
            <w:vAlign w:val="center"/>
          </w:tcPr>
          <w:p w14:paraId="695F5F18"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0ACFFA35"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67BE789A"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11259260"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vAlign w:val="center"/>
          </w:tcPr>
          <w:p w14:paraId="696D2BF6"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1C3C7A5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572D8297"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07F7BCCA"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vAlign w:val="center"/>
          </w:tcPr>
          <w:p w14:paraId="4612545E"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r>
      <w:tr w:rsidR="00D34B01" w:rsidRPr="006773CD" w14:paraId="7057CA1A" w14:textId="77777777" w:rsidTr="00035A37">
        <w:tblPrEx>
          <w:tblCellMar>
            <w:top w:w="0" w:type="dxa"/>
            <w:bottom w:w="0" w:type="dxa"/>
          </w:tblCellMar>
        </w:tblPrEx>
        <w:trPr>
          <w:trHeight w:val="405"/>
        </w:trPr>
        <w:tc>
          <w:tcPr>
            <w:tcW w:w="623" w:type="pct"/>
            <w:vAlign w:val="center"/>
          </w:tcPr>
          <w:p w14:paraId="2E16A8FA" w14:textId="77777777" w:rsidR="00D34B01" w:rsidRPr="006773CD" w:rsidRDefault="00D34B01" w:rsidP="00035A37">
            <w:pPr>
              <w:pStyle w:val="a7"/>
              <w:adjustRightInd w:val="0"/>
              <w:snapToGrid w:val="0"/>
              <w:jc w:val="both"/>
              <w:rPr>
                <w:rFonts w:ascii="Arial Narrow" w:eastAsia="仿宋_GB2312" w:hAnsi="Arial Narrow" w:hint="eastAsia"/>
                <w:szCs w:val="21"/>
              </w:rPr>
            </w:pPr>
            <w:r>
              <w:rPr>
                <w:rFonts w:ascii="Arial Narrow" w:eastAsia="仿宋_GB2312" w:hAnsi="Arial Narrow" w:hint="eastAsia"/>
                <w:szCs w:val="21"/>
              </w:rPr>
              <w:t>（</w:t>
            </w:r>
            <w:r>
              <w:rPr>
                <w:rFonts w:ascii="Arial Narrow" w:eastAsia="仿宋_GB2312" w:hAnsi="Arial Narrow" w:hint="eastAsia"/>
                <w:szCs w:val="21"/>
              </w:rPr>
              <w:t>2</w:t>
            </w:r>
            <w:r>
              <w:rPr>
                <w:rFonts w:ascii="Arial Narrow" w:eastAsia="仿宋_GB2312" w:hAnsi="Arial Narrow" w:hint="eastAsia"/>
                <w:szCs w:val="21"/>
              </w:rPr>
              <w:t>）</w:t>
            </w:r>
            <w:r w:rsidRPr="006773CD">
              <w:rPr>
                <w:rFonts w:ascii="Arial Narrow" w:eastAsia="仿宋_GB2312" w:hAnsi="Arial Narrow" w:hint="eastAsia"/>
                <w:szCs w:val="21"/>
              </w:rPr>
              <w:t>联营企业</w:t>
            </w:r>
          </w:p>
        </w:tc>
        <w:tc>
          <w:tcPr>
            <w:tcW w:w="486" w:type="pct"/>
            <w:vAlign w:val="center"/>
          </w:tcPr>
          <w:p w14:paraId="365D4DDF"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34812FB1"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5B0F5E4F"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77A1E1B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vAlign w:val="center"/>
          </w:tcPr>
          <w:p w14:paraId="185C8A8A"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313B830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531DCA61"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vAlign w:val="center"/>
          </w:tcPr>
          <w:p w14:paraId="38E9BF3C"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vAlign w:val="center"/>
          </w:tcPr>
          <w:p w14:paraId="7A5A2C06"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r>
      <w:tr w:rsidR="00D34B01" w:rsidRPr="006773CD" w14:paraId="54A1FB94" w14:textId="77777777" w:rsidTr="00035A37">
        <w:tblPrEx>
          <w:tblCellMar>
            <w:top w:w="0" w:type="dxa"/>
            <w:bottom w:w="0" w:type="dxa"/>
          </w:tblCellMar>
        </w:tblPrEx>
        <w:trPr>
          <w:trHeight w:val="405"/>
        </w:trPr>
        <w:tc>
          <w:tcPr>
            <w:tcW w:w="623" w:type="pct"/>
            <w:tcBorders>
              <w:bottom w:val="single" w:sz="8" w:space="0" w:color="auto"/>
            </w:tcBorders>
            <w:vAlign w:val="center"/>
          </w:tcPr>
          <w:p w14:paraId="72F1453F" w14:textId="77777777" w:rsidR="00D34B01" w:rsidRPr="006773CD" w:rsidRDefault="00D34B01" w:rsidP="00035A37">
            <w:pPr>
              <w:pStyle w:val="a7"/>
              <w:adjustRightInd w:val="0"/>
              <w:snapToGrid w:val="0"/>
              <w:jc w:val="both"/>
              <w:rPr>
                <w:rFonts w:ascii="Arial Narrow" w:eastAsia="仿宋_GB2312" w:hAnsi="Arial Narrow" w:hint="eastAsia"/>
                <w:szCs w:val="21"/>
              </w:rPr>
            </w:pPr>
            <w:r w:rsidRPr="006773CD">
              <w:rPr>
                <w:rFonts w:ascii="Arial Narrow" w:eastAsia="仿宋_GB2312" w:hAnsi="Arial Narrow" w:cs="宋体" w:hint="eastAsia"/>
                <w:color w:val="0000FF"/>
                <w:kern w:val="0"/>
                <w:szCs w:val="21"/>
              </w:rPr>
              <w:t>可无限量添加行</w:t>
            </w:r>
          </w:p>
        </w:tc>
        <w:tc>
          <w:tcPr>
            <w:tcW w:w="486" w:type="pct"/>
            <w:tcBorders>
              <w:bottom w:val="single" w:sz="8" w:space="0" w:color="auto"/>
            </w:tcBorders>
            <w:vAlign w:val="center"/>
          </w:tcPr>
          <w:p w14:paraId="2CFA8131"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bottom w:val="single" w:sz="8" w:space="0" w:color="auto"/>
            </w:tcBorders>
            <w:vAlign w:val="center"/>
          </w:tcPr>
          <w:p w14:paraId="213AFFA8"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bottom w:val="single" w:sz="8" w:space="0" w:color="auto"/>
            </w:tcBorders>
            <w:vAlign w:val="center"/>
          </w:tcPr>
          <w:p w14:paraId="6F6E951D"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bottom w:val="single" w:sz="8" w:space="0" w:color="auto"/>
            </w:tcBorders>
            <w:vAlign w:val="center"/>
          </w:tcPr>
          <w:p w14:paraId="005B658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tcBorders>
              <w:bottom w:val="single" w:sz="8" w:space="0" w:color="auto"/>
            </w:tcBorders>
            <w:vAlign w:val="center"/>
          </w:tcPr>
          <w:p w14:paraId="4D51FC5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bottom w:val="single" w:sz="8" w:space="0" w:color="auto"/>
            </w:tcBorders>
            <w:vAlign w:val="center"/>
          </w:tcPr>
          <w:p w14:paraId="5D49DCA9"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bottom w:val="single" w:sz="8" w:space="0" w:color="auto"/>
            </w:tcBorders>
            <w:vAlign w:val="center"/>
          </w:tcPr>
          <w:p w14:paraId="75A325D2"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6" w:type="pct"/>
            <w:tcBorders>
              <w:bottom w:val="single" w:sz="8" w:space="0" w:color="auto"/>
            </w:tcBorders>
            <w:vAlign w:val="center"/>
          </w:tcPr>
          <w:p w14:paraId="0EEECEBF"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c>
          <w:tcPr>
            <w:tcW w:w="487" w:type="pct"/>
            <w:tcBorders>
              <w:bottom w:val="single" w:sz="8" w:space="0" w:color="auto"/>
            </w:tcBorders>
            <w:vAlign w:val="center"/>
          </w:tcPr>
          <w:p w14:paraId="7A7E26C3" w14:textId="77777777" w:rsidR="00D34B01" w:rsidRPr="006773CD" w:rsidRDefault="00D34B01" w:rsidP="00035A37">
            <w:pPr>
              <w:pStyle w:val="a7"/>
              <w:adjustRightInd w:val="0"/>
              <w:snapToGrid w:val="0"/>
              <w:jc w:val="right"/>
              <w:rPr>
                <w:rFonts w:ascii="Arial Narrow" w:eastAsia="仿宋_GB2312" w:hAnsi="Arial Narrow" w:hint="eastAsia"/>
                <w:szCs w:val="21"/>
              </w:rPr>
            </w:pPr>
          </w:p>
        </w:tc>
      </w:tr>
    </w:tbl>
    <w:p w14:paraId="653D369A" w14:textId="77777777" w:rsidR="00D34B01" w:rsidRPr="00871D84" w:rsidRDefault="00D34B01" w:rsidP="00D34B01">
      <w:pPr>
        <w:snapToGrid w:val="0"/>
        <w:spacing w:afterLines="50" w:after="222"/>
        <w:rPr>
          <w:rFonts w:ascii="Arial Narrow" w:eastAsia="仿宋_GB2312" w:hAnsi="Arial Narrow" w:cs="宋体"/>
          <w:kern w:val="0"/>
          <w:sz w:val="24"/>
          <w:szCs w:val="24"/>
        </w:rPr>
      </w:pPr>
      <w:r w:rsidRPr="00453B16">
        <w:rPr>
          <w:rFonts w:ascii="Arial Narrow" w:eastAsia="仿宋_GB2312" w:hAnsi="Arial Narrow" w:cs="宋体" w:hint="eastAsia"/>
          <w:color w:val="0000FF"/>
          <w:kern w:val="0"/>
          <w:sz w:val="24"/>
          <w:szCs w:val="24"/>
        </w:rPr>
        <w:t>注：没有组织机构代码的可以不填。</w:t>
      </w:r>
    </w:p>
    <w:p w14:paraId="7864A9FA"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4、本公司的其他关联方情况</w:t>
      </w:r>
    </w:p>
    <w:tbl>
      <w:tblPr>
        <w:tblW w:w="9087" w:type="dxa"/>
        <w:tblInd w:w="93" w:type="dxa"/>
        <w:tblBorders>
          <w:top w:val="single" w:sz="4" w:space="0" w:color="auto"/>
          <w:bottom w:val="single" w:sz="4" w:space="0" w:color="auto"/>
        </w:tblBorders>
        <w:tblLayout w:type="fixed"/>
        <w:tblLook w:val="0000" w:firstRow="0" w:lastRow="0" w:firstColumn="0" w:lastColumn="0" w:noHBand="0" w:noVBand="0"/>
      </w:tblPr>
      <w:tblGrid>
        <w:gridCol w:w="5125"/>
        <w:gridCol w:w="1945"/>
        <w:gridCol w:w="2017"/>
      </w:tblGrid>
      <w:tr w:rsidR="00D34B01" w:rsidRPr="00641A0C" w14:paraId="71C1C064" w14:textId="77777777" w:rsidTr="00035A37">
        <w:tblPrEx>
          <w:tblCellMar>
            <w:top w:w="0" w:type="dxa"/>
            <w:bottom w:w="0" w:type="dxa"/>
          </w:tblCellMar>
        </w:tblPrEx>
        <w:trPr>
          <w:trHeight w:hRule="exact" w:val="397"/>
        </w:trPr>
        <w:tc>
          <w:tcPr>
            <w:tcW w:w="5125" w:type="dxa"/>
            <w:tcBorders>
              <w:top w:val="single" w:sz="8" w:space="0" w:color="auto"/>
              <w:bottom w:val="single" w:sz="4" w:space="0" w:color="auto"/>
            </w:tcBorders>
            <w:vAlign w:val="center"/>
          </w:tcPr>
          <w:p w14:paraId="48D9DB93" w14:textId="77777777" w:rsidR="00D34B01" w:rsidRPr="00641A0C" w:rsidRDefault="00D34B01" w:rsidP="00035A37">
            <w:pPr>
              <w:snapToGrid w:val="0"/>
              <w:rPr>
                <w:rFonts w:ascii="Arial Narrow" w:eastAsia="仿宋_GB2312" w:hAnsi="Arial Narrow" w:hint="eastAsia"/>
                <w:b/>
                <w:sz w:val="24"/>
                <w:szCs w:val="24"/>
              </w:rPr>
            </w:pPr>
            <w:r w:rsidRPr="00641A0C">
              <w:rPr>
                <w:rFonts w:ascii="Arial Narrow" w:eastAsia="仿宋_GB2312" w:hAnsi="Arial Narrow" w:hint="eastAsia"/>
                <w:b/>
                <w:sz w:val="24"/>
                <w:szCs w:val="24"/>
              </w:rPr>
              <w:t>关联方名称</w:t>
            </w:r>
          </w:p>
        </w:tc>
        <w:tc>
          <w:tcPr>
            <w:tcW w:w="1945" w:type="dxa"/>
            <w:tcBorders>
              <w:top w:val="single" w:sz="8" w:space="0" w:color="auto"/>
              <w:bottom w:val="single" w:sz="4" w:space="0" w:color="auto"/>
            </w:tcBorders>
            <w:vAlign w:val="center"/>
          </w:tcPr>
          <w:p w14:paraId="68C964B3" w14:textId="77777777" w:rsidR="00D34B01" w:rsidRPr="00641A0C" w:rsidRDefault="00D34B01" w:rsidP="00035A37">
            <w:pPr>
              <w:snapToGrid w:val="0"/>
              <w:rPr>
                <w:rFonts w:ascii="Arial Narrow" w:eastAsia="仿宋_GB2312" w:hAnsi="Arial Narrow" w:hint="eastAsia"/>
                <w:b/>
                <w:sz w:val="24"/>
                <w:szCs w:val="24"/>
              </w:rPr>
            </w:pPr>
            <w:r w:rsidRPr="00641A0C">
              <w:rPr>
                <w:rFonts w:ascii="Arial Narrow" w:eastAsia="仿宋_GB2312" w:hAnsi="Arial Narrow" w:hint="eastAsia"/>
                <w:b/>
                <w:sz w:val="24"/>
                <w:szCs w:val="24"/>
              </w:rPr>
              <w:t>与本公司关系</w:t>
            </w:r>
          </w:p>
        </w:tc>
        <w:tc>
          <w:tcPr>
            <w:tcW w:w="2017" w:type="dxa"/>
            <w:tcBorders>
              <w:top w:val="single" w:sz="8" w:space="0" w:color="auto"/>
              <w:bottom w:val="single" w:sz="4" w:space="0" w:color="auto"/>
            </w:tcBorders>
            <w:vAlign w:val="center"/>
          </w:tcPr>
          <w:p w14:paraId="1129201D" w14:textId="77777777" w:rsidR="00D34B01" w:rsidRPr="00641A0C" w:rsidRDefault="00D34B01" w:rsidP="00035A37">
            <w:pPr>
              <w:snapToGrid w:val="0"/>
              <w:jc w:val="right"/>
              <w:rPr>
                <w:rFonts w:ascii="Arial Narrow" w:eastAsia="仿宋_GB2312" w:hAnsi="Arial Narrow" w:hint="eastAsia"/>
                <w:b/>
                <w:sz w:val="24"/>
                <w:szCs w:val="24"/>
              </w:rPr>
            </w:pPr>
            <w:r w:rsidRPr="00641A0C">
              <w:rPr>
                <w:rFonts w:ascii="Arial Narrow" w:eastAsia="仿宋_GB2312" w:hAnsi="Arial Narrow" w:hint="eastAsia"/>
                <w:b/>
                <w:sz w:val="24"/>
                <w:szCs w:val="24"/>
              </w:rPr>
              <w:t>组织机构代码</w:t>
            </w:r>
          </w:p>
        </w:tc>
      </w:tr>
      <w:tr w:rsidR="00D34B01" w:rsidRPr="00C83E77" w14:paraId="1CF89A4C" w14:textId="77777777" w:rsidTr="00035A37">
        <w:tblPrEx>
          <w:tblCellMar>
            <w:top w:w="0" w:type="dxa"/>
            <w:bottom w:w="0" w:type="dxa"/>
          </w:tblCellMar>
        </w:tblPrEx>
        <w:trPr>
          <w:trHeight w:hRule="exact" w:val="397"/>
        </w:trPr>
        <w:tc>
          <w:tcPr>
            <w:tcW w:w="5125" w:type="dxa"/>
            <w:tcBorders>
              <w:top w:val="single" w:sz="4" w:space="0" w:color="auto"/>
            </w:tcBorders>
            <w:vAlign w:val="center"/>
          </w:tcPr>
          <w:p w14:paraId="30FE9D96" w14:textId="77777777" w:rsidR="00D34B01" w:rsidRPr="00B37011" w:rsidRDefault="00D34B01" w:rsidP="00035A37">
            <w:pPr>
              <w:snapToGrid w:val="0"/>
              <w:rPr>
                <w:rFonts w:ascii="Arial Narrow" w:eastAsia="仿宋_GB2312" w:hAnsi="Arial Narrow" w:hint="eastAsia"/>
                <w:b/>
                <w:sz w:val="24"/>
                <w:szCs w:val="24"/>
              </w:rPr>
            </w:pPr>
          </w:p>
        </w:tc>
        <w:tc>
          <w:tcPr>
            <w:tcW w:w="1945" w:type="dxa"/>
            <w:tcBorders>
              <w:top w:val="single" w:sz="4" w:space="0" w:color="auto"/>
            </w:tcBorders>
            <w:vAlign w:val="center"/>
          </w:tcPr>
          <w:p w14:paraId="32F054A4" w14:textId="77777777" w:rsidR="00D34B01" w:rsidRPr="00B37011" w:rsidRDefault="00D34B01" w:rsidP="00035A37">
            <w:pPr>
              <w:snapToGrid w:val="0"/>
              <w:rPr>
                <w:rFonts w:ascii="Arial Narrow" w:eastAsia="仿宋_GB2312" w:hAnsi="Arial Narrow" w:hint="eastAsia"/>
                <w:b/>
                <w:sz w:val="24"/>
                <w:szCs w:val="24"/>
              </w:rPr>
            </w:pPr>
          </w:p>
        </w:tc>
        <w:tc>
          <w:tcPr>
            <w:tcW w:w="2017" w:type="dxa"/>
            <w:tcBorders>
              <w:top w:val="single" w:sz="4" w:space="0" w:color="auto"/>
            </w:tcBorders>
            <w:vAlign w:val="center"/>
          </w:tcPr>
          <w:p w14:paraId="48EBE68D" w14:textId="77777777" w:rsidR="00D34B01" w:rsidRPr="00B37011" w:rsidRDefault="00D34B01" w:rsidP="00035A37">
            <w:pPr>
              <w:snapToGrid w:val="0"/>
              <w:jc w:val="right"/>
              <w:rPr>
                <w:rFonts w:ascii="Arial Narrow" w:eastAsia="仿宋_GB2312" w:hAnsi="Arial Narrow" w:hint="eastAsia"/>
                <w:b/>
                <w:sz w:val="24"/>
                <w:szCs w:val="24"/>
              </w:rPr>
            </w:pPr>
          </w:p>
        </w:tc>
      </w:tr>
      <w:tr w:rsidR="00D34B01" w:rsidRPr="00C83E77" w14:paraId="64E323A1" w14:textId="77777777" w:rsidTr="00035A37">
        <w:tblPrEx>
          <w:tblCellMar>
            <w:top w:w="0" w:type="dxa"/>
            <w:bottom w:w="0" w:type="dxa"/>
          </w:tblCellMar>
        </w:tblPrEx>
        <w:trPr>
          <w:trHeight w:hRule="exact" w:val="397"/>
        </w:trPr>
        <w:tc>
          <w:tcPr>
            <w:tcW w:w="5125" w:type="dxa"/>
            <w:vAlign w:val="center"/>
          </w:tcPr>
          <w:p w14:paraId="08441EBE" w14:textId="77777777" w:rsidR="00D34B01" w:rsidRPr="00B37011" w:rsidRDefault="00D34B01" w:rsidP="00035A37">
            <w:pPr>
              <w:snapToGrid w:val="0"/>
              <w:rPr>
                <w:rFonts w:ascii="Arial Narrow" w:eastAsia="仿宋_GB2312" w:hAnsi="Arial Narrow" w:hint="eastAsia"/>
                <w:b/>
                <w:sz w:val="24"/>
                <w:szCs w:val="24"/>
              </w:rPr>
            </w:pPr>
          </w:p>
        </w:tc>
        <w:tc>
          <w:tcPr>
            <w:tcW w:w="1945" w:type="dxa"/>
            <w:vAlign w:val="center"/>
          </w:tcPr>
          <w:p w14:paraId="385C1D4A" w14:textId="77777777" w:rsidR="00D34B01" w:rsidRPr="00B37011" w:rsidRDefault="00D34B01" w:rsidP="00035A37">
            <w:pPr>
              <w:snapToGrid w:val="0"/>
              <w:rPr>
                <w:rFonts w:ascii="Arial Narrow" w:eastAsia="仿宋_GB2312" w:hAnsi="Arial Narrow" w:hint="eastAsia"/>
                <w:b/>
                <w:sz w:val="24"/>
                <w:szCs w:val="24"/>
              </w:rPr>
            </w:pPr>
          </w:p>
        </w:tc>
        <w:tc>
          <w:tcPr>
            <w:tcW w:w="2017" w:type="dxa"/>
            <w:vAlign w:val="center"/>
          </w:tcPr>
          <w:p w14:paraId="40DC778D" w14:textId="77777777" w:rsidR="00D34B01" w:rsidRPr="00B37011" w:rsidRDefault="00D34B01" w:rsidP="00035A37">
            <w:pPr>
              <w:snapToGrid w:val="0"/>
              <w:jc w:val="right"/>
              <w:rPr>
                <w:rFonts w:ascii="Arial Narrow" w:eastAsia="仿宋_GB2312" w:hAnsi="Arial Narrow" w:hint="eastAsia"/>
                <w:b/>
                <w:sz w:val="24"/>
                <w:szCs w:val="24"/>
              </w:rPr>
            </w:pPr>
          </w:p>
        </w:tc>
      </w:tr>
      <w:tr w:rsidR="00D34B01" w:rsidRPr="00C83E77" w14:paraId="5407CCEF" w14:textId="77777777" w:rsidTr="00035A37">
        <w:tblPrEx>
          <w:tblCellMar>
            <w:top w:w="0" w:type="dxa"/>
            <w:bottom w:w="0" w:type="dxa"/>
          </w:tblCellMar>
        </w:tblPrEx>
        <w:trPr>
          <w:trHeight w:hRule="exact" w:val="397"/>
        </w:trPr>
        <w:tc>
          <w:tcPr>
            <w:tcW w:w="5125" w:type="dxa"/>
            <w:tcBorders>
              <w:bottom w:val="single" w:sz="8" w:space="0" w:color="auto"/>
            </w:tcBorders>
            <w:vAlign w:val="center"/>
          </w:tcPr>
          <w:p w14:paraId="78DAB54C" w14:textId="77777777" w:rsidR="00D34B01" w:rsidRPr="00DC6757" w:rsidRDefault="00D34B01" w:rsidP="00035A37">
            <w:pPr>
              <w:snapToGrid w:val="0"/>
              <w:rPr>
                <w:rFonts w:ascii="Arial Narrow" w:eastAsia="仿宋_GB2312" w:hAnsi="Arial Narrow" w:hint="eastAsia"/>
                <w:color w:val="0000FF"/>
                <w:sz w:val="24"/>
                <w:szCs w:val="24"/>
              </w:rPr>
            </w:pPr>
            <w:r w:rsidRPr="00DC6757">
              <w:rPr>
                <w:rFonts w:ascii="Arial Narrow" w:eastAsia="仿宋_GB2312" w:hAnsi="Arial Narrow" w:hint="eastAsia"/>
                <w:color w:val="0000FF"/>
                <w:sz w:val="24"/>
                <w:szCs w:val="24"/>
              </w:rPr>
              <w:t>董事、经理、财务总监及董事会秘书</w:t>
            </w:r>
          </w:p>
        </w:tc>
        <w:tc>
          <w:tcPr>
            <w:tcW w:w="1945" w:type="dxa"/>
            <w:tcBorders>
              <w:bottom w:val="single" w:sz="8" w:space="0" w:color="auto"/>
            </w:tcBorders>
            <w:vAlign w:val="center"/>
          </w:tcPr>
          <w:p w14:paraId="796A0E54" w14:textId="77777777" w:rsidR="00D34B01" w:rsidRPr="00DC6757" w:rsidRDefault="00D34B01" w:rsidP="00035A37">
            <w:pPr>
              <w:snapToGrid w:val="0"/>
              <w:rPr>
                <w:rFonts w:ascii="Arial Narrow" w:eastAsia="仿宋_GB2312" w:hAnsi="Arial Narrow" w:hint="eastAsia"/>
                <w:color w:val="0000FF"/>
                <w:sz w:val="24"/>
                <w:szCs w:val="24"/>
              </w:rPr>
            </w:pPr>
            <w:r w:rsidRPr="00DC6757">
              <w:rPr>
                <w:rFonts w:ascii="Arial Narrow" w:eastAsia="仿宋_GB2312" w:hAnsi="Arial Narrow" w:hint="eastAsia"/>
                <w:color w:val="0000FF"/>
                <w:sz w:val="24"/>
                <w:szCs w:val="24"/>
              </w:rPr>
              <w:t>关键管理人员</w:t>
            </w:r>
          </w:p>
        </w:tc>
        <w:tc>
          <w:tcPr>
            <w:tcW w:w="2017" w:type="dxa"/>
            <w:tcBorders>
              <w:bottom w:val="single" w:sz="8" w:space="0" w:color="auto"/>
            </w:tcBorders>
            <w:vAlign w:val="center"/>
          </w:tcPr>
          <w:p w14:paraId="74B4B81B" w14:textId="77777777" w:rsidR="00D34B01" w:rsidRPr="00322E0E" w:rsidRDefault="00D34B01" w:rsidP="00035A37">
            <w:pPr>
              <w:snapToGrid w:val="0"/>
              <w:jc w:val="right"/>
              <w:rPr>
                <w:rFonts w:ascii="Arial Narrow" w:eastAsia="仿宋_GB2312" w:hAnsi="Arial Narrow" w:hint="eastAsia"/>
                <w:sz w:val="24"/>
                <w:szCs w:val="24"/>
              </w:rPr>
            </w:pPr>
          </w:p>
        </w:tc>
      </w:tr>
    </w:tbl>
    <w:p w14:paraId="4A4DC0AB"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5、关联交易情况</w:t>
      </w:r>
    </w:p>
    <w:p w14:paraId="23E543C7"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（1）关联采购与销售情况</w:t>
      </w:r>
    </w:p>
    <w:p w14:paraId="2D65F319"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A、采购商品、接受劳务情况表</w:t>
      </w:r>
    </w:p>
    <w:tbl>
      <w:tblPr>
        <w:tblW w:w="9072" w:type="dxa"/>
        <w:tblInd w:w="108" w:type="dxa"/>
        <w:tblBorders>
          <w:top w:val="single" w:sz="4" w:space="0" w:color="auto"/>
          <w:bottom w:val="single" w:sz="4" w:space="0" w:color="auto"/>
        </w:tblBorders>
        <w:tblLayout w:type="fixed"/>
        <w:tblLook w:val="0000" w:firstRow="0" w:lastRow="0" w:firstColumn="0" w:lastColumn="0" w:noHBand="0" w:noVBand="0"/>
      </w:tblPr>
      <w:tblGrid>
        <w:gridCol w:w="1155"/>
        <w:gridCol w:w="1156"/>
        <w:gridCol w:w="1299"/>
        <w:gridCol w:w="1390"/>
        <w:gridCol w:w="1391"/>
        <w:gridCol w:w="1390"/>
        <w:gridCol w:w="1291"/>
      </w:tblGrid>
      <w:tr w:rsidR="00D34B01" w:rsidRPr="00D34B01" w14:paraId="52A65583" w14:textId="77777777" w:rsidTr="00035A37">
        <w:tblPrEx>
          <w:tblCellMar>
            <w:top w:w="0" w:type="dxa"/>
            <w:bottom w:w="0" w:type="dxa"/>
          </w:tblCellMar>
        </w:tblPrEx>
        <w:trPr>
          <w:trHeight w:val="405"/>
        </w:trPr>
        <w:tc>
          <w:tcPr>
            <w:tcW w:w="1155" w:type="dxa"/>
            <w:vMerge w:val="restart"/>
            <w:tcBorders>
              <w:top w:val="single" w:sz="8" w:space="0" w:color="auto"/>
            </w:tcBorders>
            <w:vAlign w:val="center"/>
          </w:tcPr>
          <w:p w14:paraId="3B2BDCB3"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关联方</w:t>
            </w:r>
          </w:p>
        </w:tc>
        <w:tc>
          <w:tcPr>
            <w:tcW w:w="1156" w:type="dxa"/>
            <w:vMerge w:val="restart"/>
            <w:tcBorders>
              <w:top w:val="single" w:sz="8" w:space="0" w:color="auto"/>
            </w:tcBorders>
            <w:vAlign w:val="center"/>
          </w:tcPr>
          <w:p w14:paraId="1CBE97F8"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关联交易内容</w:t>
            </w:r>
          </w:p>
        </w:tc>
        <w:tc>
          <w:tcPr>
            <w:tcW w:w="1299" w:type="dxa"/>
            <w:vMerge w:val="restart"/>
            <w:tcBorders>
              <w:top w:val="single" w:sz="8" w:space="0" w:color="auto"/>
              <w:bottom w:val="nil"/>
            </w:tcBorders>
            <w:vAlign w:val="center"/>
          </w:tcPr>
          <w:p w14:paraId="56D8CFDF"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关联交易定价方式及决策程序</w:t>
            </w:r>
          </w:p>
        </w:tc>
        <w:tc>
          <w:tcPr>
            <w:tcW w:w="2781" w:type="dxa"/>
            <w:gridSpan w:val="2"/>
            <w:tcBorders>
              <w:top w:val="single" w:sz="8" w:space="0" w:color="auto"/>
              <w:bottom w:val="nil"/>
            </w:tcBorders>
            <w:vAlign w:val="center"/>
          </w:tcPr>
          <w:p w14:paraId="56AB827D" w14:textId="77777777" w:rsidR="00D34B01" w:rsidRPr="00D34B01" w:rsidRDefault="00D34B01" w:rsidP="00035A37">
            <w:pPr>
              <w:adjustRightInd w:val="0"/>
              <w:snapToGrid w:val="0"/>
              <w:jc w:val="center"/>
              <w:rPr>
                <w:rFonts w:ascii="Arial Narrow" w:eastAsia="仿宋_GB2312" w:hAnsi="Arial Narrow" w:hint="eastAsia"/>
                <w:b/>
                <w:sz w:val="21"/>
                <w:szCs w:val="21"/>
              </w:rPr>
            </w:pPr>
            <w:r w:rsidRPr="00D34B01">
              <w:rPr>
                <w:rFonts w:ascii="Arial Narrow" w:eastAsia="仿宋_GB2312" w:hAnsi="Arial Narrow" w:cs="Arial" w:hint="eastAsia"/>
                <w:b/>
                <w:sz w:val="21"/>
                <w:szCs w:val="21"/>
              </w:rPr>
              <w:t>本期发生额</w:t>
            </w:r>
          </w:p>
        </w:tc>
        <w:tc>
          <w:tcPr>
            <w:tcW w:w="2681" w:type="dxa"/>
            <w:gridSpan w:val="2"/>
            <w:tcBorders>
              <w:top w:val="single" w:sz="8" w:space="0" w:color="auto"/>
              <w:bottom w:val="nil"/>
            </w:tcBorders>
            <w:vAlign w:val="center"/>
          </w:tcPr>
          <w:p w14:paraId="0CB9E582" w14:textId="77777777" w:rsidR="00D34B01" w:rsidRPr="00D34B01" w:rsidRDefault="00D34B01" w:rsidP="00035A37">
            <w:pPr>
              <w:adjustRightInd w:val="0"/>
              <w:snapToGrid w:val="0"/>
              <w:jc w:val="center"/>
              <w:rPr>
                <w:rFonts w:ascii="Arial Narrow" w:eastAsia="仿宋_GB2312" w:hAnsi="Arial Narrow" w:cs="Arial" w:hint="eastAsia"/>
                <w:b/>
                <w:sz w:val="21"/>
                <w:szCs w:val="21"/>
              </w:rPr>
            </w:pPr>
            <w:r w:rsidRPr="00D34B01">
              <w:rPr>
                <w:rFonts w:ascii="Arial Narrow" w:eastAsia="仿宋_GB2312" w:hAnsi="Arial Narrow" w:cs="Arial" w:hint="eastAsia"/>
                <w:b/>
                <w:sz w:val="21"/>
                <w:szCs w:val="21"/>
              </w:rPr>
              <w:t>上期发生额</w:t>
            </w:r>
          </w:p>
        </w:tc>
      </w:tr>
      <w:tr w:rsidR="00D34B01" w:rsidRPr="00D34B01" w14:paraId="6CF31053" w14:textId="77777777" w:rsidTr="00035A37">
        <w:tblPrEx>
          <w:tblCellMar>
            <w:top w:w="0" w:type="dxa"/>
            <w:bottom w:w="0" w:type="dxa"/>
          </w:tblCellMar>
        </w:tblPrEx>
        <w:trPr>
          <w:trHeight w:val="397"/>
        </w:trPr>
        <w:tc>
          <w:tcPr>
            <w:tcW w:w="1155" w:type="dxa"/>
            <w:vMerge/>
            <w:tcBorders>
              <w:bottom w:val="single" w:sz="4" w:space="0" w:color="auto"/>
            </w:tcBorders>
            <w:vAlign w:val="center"/>
          </w:tcPr>
          <w:p w14:paraId="522B5FA6" w14:textId="77777777" w:rsidR="00D34B01" w:rsidRPr="00D34B01" w:rsidRDefault="00D34B01" w:rsidP="00035A37">
            <w:pPr>
              <w:snapToGrid w:val="0"/>
              <w:rPr>
                <w:rFonts w:ascii="Arial Narrow" w:eastAsia="仿宋_GB2312" w:hAnsi="Arial Narrow" w:hint="eastAsia"/>
                <w:b/>
                <w:sz w:val="21"/>
                <w:szCs w:val="21"/>
              </w:rPr>
            </w:pPr>
          </w:p>
        </w:tc>
        <w:tc>
          <w:tcPr>
            <w:tcW w:w="1156" w:type="dxa"/>
            <w:vMerge/>
            <w:tcBorders>
              <w:bottom w:val="single" w:sz="4" w:space="0" w:color="auto"/>
            </w:tcBorders>
            <w:vAlign w:val="center"/>
          </w:tcPr>
          <w:p w14:paraId="65015412" w14:textId="77777777" w:rsidR="00D34B01" w:rsidRPr="00D34B01" w:rsidRDefault="00D34B01" w:rsidP="00035A37">
            <w:pPr>
              <w:snapToGrid w:val="0"/>
              <w:rPr>
                <w:rFonts w:ascii="Arial Narrow" w:eastAsia="仿宋_GB2312" w:hAnsi="Arial Narrow" w:hint="eastAsia"/>
                <w:b/>
                <w:sz w:val="21"/>
                <w:szCs w:val="21"/>
              </w:rPr>
            </w:pPr>
          </w:p>
        </w:tc>
        <w:tc>
          <w:tcPr>
            <w:tcW w:w="1299" w:type="dxa"/>
            <w:vMerge/>
            <w:tcBorders>
              <w:top w:val="nil"/>
              <w:bottom w:val="single" w:sz="4" w:space="0" w:color="auto"/>
            </w:tcBorders>
            <w:vAlign w:val="center"/>
          </w:tcPr>
          <w:p w14:paraId="7F031E89" w14:textId="77777777" w:rsidR="00D34B01" w:rsidRPr="00D34B01" w:rsidRDefault="00D34B01" w:rsidP="00035A37">
            <w:pPr>
              <w:snapToGrid w:val="0"/>
              <w:rPr>
                <w:rFonts w:ascii="Arial Narrow" w:eastAsia="仿宋_GB2312" w:hAnsi="Arial Narrow" w:hint="eastAsia"/>
                <w:b/>
                <w:sz w:val="21"/>
                <w:szCs w:val="21"/>
              </w:rPr>
            </w:pPr>
          </w:p>
        </w:tc>
        <w:tc>
          <w:tcPr>
            <w:tcW w:w="1390" w:type="dxa"/>
            <w:tcBorders>
              <w:top w:val="nil"/>
              <w:bottom w:val="single" w:sz="4" w:space="0" w:color="auto"/>
            </w:tcBorders>
            <w:vAlign w:val="center"/>
          </w:tcPr>
          <w:p w14:paraId="35B77278" w14:textId="77777777" w:rsidR="00D34B01" w:rsidRPr="00D34B01" w:rsidRDefault="00D34B01" w:rsidP="00035A37">
            <w:pPr>
              <w:snapToGrid w:val="0"/>
              <w:ind w:firstLine="1"/>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金额（万元）</w:t>
            </w:r>
          </w:p>
        </w:tc>
        <w:tc>
          <w:tcPr>
            <w:tcW w:w="1391" w:type="dxa"/>
            <w:tcBorders>
              <w:top w:val="nil"/>
              <w:bottom w:val="single" w:sz="4" w:space="0" w:color="auto"/>
            </w:tcBorders>
            <w:vAlign w:val="center"/>
          </w:tcPr>
          <w:p w14:paraId="59AF3371"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占同类交易金额的比例％</w:t>
            </w:r>
          </w:p>
        </w:tc>
        <w:tc>
          <w:tcPr>
            <w:tcW w:w="1390" w:type="dxa"/>
            <w:tcBorders>
              <w:top w:val="nil"/>
              <w:bottom w:val="single" w:sz="4" w:space="0" w:color="auto"/>
            </w:tcBorders>
            <w:vAlign w:val="center"/>
          </w:tcPr>
          <w:p w14:paraId="31556BB0"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金额（万元）</w:t>
            </w:r>
          </w:p>
        </w:tc>
        <w:tc>
          <w:tcPr>
            <w:tcW w:w="1291" w:type="dxa"/>
            <w:tcBorders>
              <w:top w:val="nil"/>
              <w:bottom w:val="single" w:sz="4" w:space="0" w:color="auto"/>
            </w:tcBorders>
            <w:vAlign w:val="center"/>
          </w:tcPr>
          <w:p w14:paraId="35111F85"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占同类交易金额的比例％</w:t>
            </w:r>
          </w:p>
        </w:tc>
      </w:tr>
      <w:tr w:rsidR="00D34B01" w:rsidRPr="00D34B01" w14:paraId="495818A8" w14:textId="77777777" w:rsidTr="00035A37">
        <w:tblPrEx>
          <w:tblCellMar>
            <w:top w:w="0" w:type="dxa"/>
            <w:bottom w:w="0" w:type="dxa"/>
          </w:tblCellMar>
        </w:tblPrEx>
        <w:trPr>
          <w:trHeight w:val="397"/>
        </w:trPr>
        <w:tc>
          <w:tcPr>
            <w:tcW w:w="1155" w:type="dxa"/>
            <w:tcBorders>
              <w:top w:val="single" w:sz="4" w:space="0" w:color="auto"/>
            </w:tcBorders>
            <w:vAlign w:val="center"/>
          </w:tcPr>
          <w:p w14:paraId="43C62648" w14:textId="77777777" w:rsidR="00D34B01" w:rsidRPr="00D34B01" w:rsidRDefault="00D34B01" w:rsidP="00035A37">
            <w:pPr>
              <w:snapToGrid w:val="0"/>
              <w:rPr>
                <w:rFonts w:ascii="Arial Narrow" w:eastAsia="仿宋_GB2312" w:hAnsi="Arial Narrow" w:hint="eastAsia"/>
                <w:color w:val="000000"/>
                <w:sz w:val="21"/>
                <w:szCs w:val="21"/>
              </w:rPr>
            </w:pPr>
            <w:r w:rsidRPr="00D34B01">
              <w:rPr>
                <w:rFonts w:ascii="Arial Narrow" w:eastAsia="仿宋_GB2312" w:hAnsi="Arial Narrow" w:cs="宋体" w:hint="eastAsia"/>
                <w:color w:val="0000FF"/>
                <w:kern w:val="0"/>
                <w:sz w:val="21"/>
                <w:szCs w:val="21"/>
              </w:rPr>
              <w:t>可无限量添加行</w:t>
            </w:r>
          </w:p>
        </w:tc>
        <w:tc>
          <w:tcPr>
            <w:tcW w:w="1156" w:type="dxa"/>
            <w:tcBorders>
              <w:top w:val="single" w:sz="4" w:space="0" w:color="auto"/>
            </w:tcBorders>
            <w:vAlign w:val="center"/>
          </w:tcPr>
          <w:p w14:paraId="23B761D0"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top w:val="single" w:sz="4" w:space="0" w:color="auto"/>
            </w:tcBorders>
            <w:vAlign w:val="center"/>
          </w:tcPr>
          <w:p w14:paraId="4D30313E"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top w:val="single" w:sz="4" w:space="0" w:color="auto"/>
            </w:tcBorders>
            <w:vAlign w:val="center"/>
          </w:tcPr>
          <w:p w14:paraId="4CDDF8B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top w:val="single" w:sz="4" w:space="0" w:color="auto"/>
            </w:tcBorders>
            <w:vAlign w:val="center"/>
          </w:tcPr>
          <w:p w14:paraId="7A9B01C8"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top w:val="single" w:sz="4" w:space="0" w:color="auto"/>
            </w:tcBorders>
            <w:vAlign w:val="center"/>
          </w:tcPr>
          <w:p w14:paraId="27A0412E"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top w:val="single" w:sz="4" w:space="0" w:color="auto"/>
            </w:tcBorders>
            <w:vAlign w:val="center"/>
          </w:tcPr>
          <w:p w14:paraId="49F14E5D"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749ECD41" w14:textId="77777777" w:rsidTr="00035A37">
        <w:tblPrEx>
          <w:tblCellMar>
            <w:top w:w="0" w:type="dxa"/>
            <w:bottom w:w="0" w:type="dxa"/>
          </w:tblCellMar>
        </w:tblPrEx>
        <w:trPr>
          <w:trHeight w:val="397"/>
        </w:trPr>
        <w:tc>
          <w:tcPr>
            <w:tcW w:w="1155" w:type="dxa"/>
            <w:tcBorders>
              <w:bottom w:val="nil"/>
            </w:tcBorders>
            <w:vAlign w:val="center"/>
          </w:tcPr>
          <w:p w14:paraId="53B6BAD3"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bottom w:val="nil"/>
            </w:tcBorders>
            <w:vAlign w:val="center"/>
          </w:tcPr>
          <w:p w14:paraId="242A09AB"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bottom w:val="nil"/>
            </w:tcBorders>
            <w:vAlign w:val="center"/>
          </w:tcPr>
          <w:p w14:paraId="7BC1B6DD"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bottom w:val="nil"/>
            </w:tcBorders>
            <w:vAlign w:val="center"/>
          </w:tcPr>
          <w:p w14:paraId="51914301"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bottom w:val="nil"/>
            </w:tcBorders>
            <w:vAlign w:val="center"/>
          </w:tcPr>
          <w:p w14:paraId="4CC46DF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bottom w:val="nil"/>
            </w:tcBorders>
            <w:vAlign w:val="center"/>
          </w:tcPr>
          <w:p w14:paraId="26BC1040"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bottom w:val="nil"/>
            </w:tcBorders>
            <w:vAlign w:val="center"/>
          </w:tcPr>
          <w:p w14:paraId="17C82777"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013D3A58" w14:textId="77777777" w:rsidTr="00035A37">
        <w:tblPrEx>
          <w:tblCellMar>
            <w:top w:w="0" w:type="dxa"/>
            <w:bottom w:w="0" w:type="dxa"/>
          </w:tblCellMar>
        </w:tblPrEx>
        <w:trPr>
          <w:trHeight w:val="397"/>
        </w:trPr>
        <w:tc>
          <w:tcPr>
            <w:tcW w:w="1155" w:type="dxa"/>
            <w:tcBorders>
              <w:top w:val="nil"/>
              <w:bottom w:val="nil"/>
            </w:tcBorders>
            <w:vAlign w:val="center"/>
          </w:tcPr>
          <w:p w14:paraId="0B352C54"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top w:val="nil"/>
              <w:bottom w:val="nil"/>
            </w:tcBorders>
            <w:vAlign w:val="center"/>
          </w:tcPr>
          <w:p w14:paraId="11F253C8"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top w:val="nil"/>
              <w:bottom w:val="nil"/>
            </w:tcBorders>
            <w:vAlign w:val="center"/>
          </w:tcPr>
          <w:p w14:paraId="1884DB27"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top w:val="nil"/>
              <w:bottom w:val="nil"/>
            </w:tcBorders>
            <w:vAlign w:val="center"/>
          </w:tcPr>
          <w:p w14:paraId="3BD82330"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top w:val="nil"/>
              <w:bottom w:val="nil"/>
            </w:tcBorders>
            <w:vAlign w:val="center"/>
          </w:tcPr>
          <w:p w14:paraId="6DCAAEDE"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top w:val="nil"/>
              <w:bottom w:val="nil"/>
            </w:tcBorders>
            <w:vAlign w:val="center"/>
          </w:tcPr>
          <w:p w14:paraId="13A370F7"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top w:val="nil"/>
              <w:bottom w:val="nil"/>
            </w:tcBorders>
            <w:vAlign w:val="center"/>
          </w:tcPr>
          <w:p w14:paraId="00316004"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3A667780" w14:textId="77777777" w:rsidTr="00035A37">
        <w:tblPrEx>
          <w:tblCellMar>
            <w:top w:w="0" w:type="dxa"/>
            <w:bottom w:w="0" w:type="dxa"/>
          </w:tblCellMar>
        </w:tblPrEx>
        <w:trPr>
          <w:trHeight w:val="397"/>
        </w:trPr>
        <w:tc>
          <w:tcPr>
            <w:tcW w:w="1155" w:type="dxa"/>
            <w:tcBorders>
              <w:top w:val="nil"/>
              <w:bottom w:val="single" w:sz="4" w:space="0" w:color="auto"/>
            </w:tcBorders>
            <w:vAlign w:val="center"/>
          </w:tcPr>
          <w:p w14:paraId="24F400FD"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top w:val="nil"/>
              <w:bottom w:val="single" w:sz="4" w:space="0" w:color="auto"/>
            </w:tcBorders>
            <w:vAlign w:val="center"/>
          </w:tcPr>
          <w:p w14:paraId="3FD6A28B"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top w:val="nil"/>
              <w:bottom w:val="single" w:sz="4" w:space="0" w:color="auto"/>
            </w:tcBorders>
            <w:vAlign w:val="center"/>
          </w:tcPr>
          <w:p w14:paraId="2826893C"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top w:val="nil"/>
              <w:bottom w:val="single" w:sz="4" w:space="0" w:color="auto"/>
            </w:tcBorders>
            <w:vAlign w:val="center"/>
          </w:tcPr>
          <w:p w14:paraId="696B9B5C"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top w:val="nil"/>
              <w:bottom w:val="single" w:sz="4" w:space="0" w:color="auto"/>
            </w:tcBorders>
            <w:vAlign w:val="center"/>
          </w:tcPr>
          <w:p w14:paraId="60340D15"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top w:val="nil"/>
              <w:bottom w:val="single" w:sz="4" w:space="0" w:color="auto"/>
            </w:tcBorders>
            <w:vAlign w:val="center"/>
          </w:tcPr>
          <w:p w14:paraId="47E6D7B6"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top w:val="nil"/>
              <w:bottom w:val="single" w:sz="4" w:space="0" w:color="auto"/>
            </w:tcBorders>
            <w:vAlign w:val="center"/>
          </w:tcPr>
          <w:p w14:paraId="7DEE4F55" w14:textId="77777777" w:rsidR="00D34B01" w:rsidRPr="00D34B01" w:rsidRDefault="00D34B01" w:rsidP="00035A37">
            <w:pPr>
              <w:snapToGrid w:val="0"/>
              <w:jc w:val="right"/>
              <w:rPr>
                <w:rFonts w:ascii="Arial Narrow" w:eastAsia="仿宋_GB2312" w:hAnsi="Arial Narrow" w:hint="eastAsia"/>
                <w:color w:val="000000"/>
                <w:sz w:val="21"/>
                <w:szCs w:val="21"/>
              </w:rPr>
            </w:pPr>
          </w:p>
        </w:tc>
      </w:tr>
    </w:tbl>
    <w:p w14:paraId="08033AA7"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lastRenderedPageBreak/>
        <w:t>B、出售商品、提供劳务情况表</w:t>
      </w:r>
    </w:p>
    <w:tbl>
      <w:tblPr>
        <w:tblW w:w="9072" w:type="dxa"/>
        <w:tblInd w:w="108" w:type="dxa"/>
        <w:tblBorders>
          <w:top w:val="single" w:sz="4" w:space="0" w:color="auto"/>
          <w:bottom w:val="single" w:sz="4" w:space="0" w:color="auto"/>
        </w:tblBorders>
        <w:tblLayout w:type="fixed"/>
        <w:tblLook w:val="0000" w:firstRow="0" w:lastRow="0" w:firstColumn="0" w:lastColumn="0" w:noHBand="0" w:noVBand="0"/>
      </w:tblPr>
      <w:tblGrid>
        <w:gridCol w:w="1155"/>
        <w:gridCol w:w="1156"/>
        <w:gridCol w:w="1299"/>
        <w:gridCol w:w="1390"/>
        <w:gridCol w:w="1391"/>
        <w:gridCol w:w="1390"/>
        <w:gridCol w:w="1291"/>
      </w:tblGrid>
      <w:tr w:rsidR="00D34B01" w:rsidRPr="00D34B01" w14:paraId="2C660253" w14:textId="77777777" w:rsidTr="00035A37">
        <w:tblPrEx>
          <w:tblCellMar>
            <w:top w:w="0" w:type="dxa"/>
            <w:bottom w:w="0" w:type="dxa"/>
          </w:tblCellMar>
        </w:tblPrEx>
        <w:trPr>
          <w:trHeight w:val="405"/>
        </w:trPr>
        <w:tc>
          <w:tcPr>
            <w:tcW w:w="1155" w:type="dxa"/>
            <w:vMerge w:val="restart"/>
            <w:tcBorders>
              <w:top w:val="single" w:sz="8" w:space="0" w:color="auto"/>
            </w:tcBorders>
            <w:vAlign w:val="center"/>
          </w:tcPr>
          <w:p w14:paraId="7EEDC147"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关联方</w:t>
            </w:r>
          </w:p>
        </w:tc>
        <w:tc>
          <w:tcPr>
            <w:tcW w:w="1156" w:type="dxa"/>
            <w:vMerge w:val="restart"/>
            <w:tcBorders>
              <w:top w:val="single" w:sz="8" w:space="0" w:color="auto"/>
            </w:tcBorders>
            <w:vAlign w:val="center"/>
          </w:tcPr>
          <w:p w14:paraId="021CABDF"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关联交易内容</w:t>
            </w:r>
          </w:p>
        </w:tc>
        <w:tc>
          <w:tcPr>
            <w:tcW w:w="1299" w:type="dxa"/>
            <w:vMerge w:val="restart"/>
            <w:tcBorders>
              <w:top w:val="single" w:sz="8" w:space="0" w:color="auto"/>
              <w:bottom w:val="nil"/>
            </w:tcBorders>
            <w:vAlign w:val="center"/>
          </w:tcPr>
          <w:p w14:paraId="20FA2CDB"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关联交易定价方式及决策程序</w:t>
            </w:r>
          </w:p>
        </w:tc>
        <w:tc>
          <w:tcPr>
            <w:tcW w:w="2781" w:type="dxa"/>
            <w:gridSpan w:val="2"/>
            <w:tcBorders>
              <w:top w:val="single" w:sz="8" w:space="0" w:color="auto"/>
              <w:bottom w:val="nil"/>
            </w:tcBorders>
            <w:vAlign w:val="center"/>
          </w:tcPr>
          <w:p w14:paraId="389792CC" w14:textId="77777777" w:rsidR="00D34B01" w:rsidRPr="00D34B01" w:rsidRDefault="00D34B01" w:rsidP="00035A37">
            <w:pPr>
              <w:adjustRightInd w:val="0"/>
              <w:snapToGrid w:val="0"/>
              <w:jc w:val="center"/>
              <w:rPr>
                <w:rFonts w:ascii="Arial Narrow" w:eastAsia="仿宋_GB2312" w:hAnsi="Arial Narrow" w:hint="eastAsia"/>
                <w:b/>
                <w:sz w:val="21"/>
                <w:szCs w:val="21"/>
              </w:rPr>
            </w:pPr>
            <w:r w:rsidRPr="00D34B01">
              <w:rPr>
                <w:rFonts w:ascii="Arial Narrow" w:eastAsia="仿宋_GB2312" w:hAnsi="Arial Narrow" w:cs="Arial" w:hint="eastAsia"/>
                <w:b/>
                <w:sz w:val="21"/>
                <w:szCs w:val="21"/>
              </w:rPr>
              <w:t>本期发生额</w:t>
            </w:r>
          </w:p>
        </w:tc>
        <w:tc>
          <w:tcPr>
            <w:tcW w:w="2681" w:type="dxa"/>
            <w:gridSpan w:val="2"/>
            <w:tcBorders>
              <w:top w:val="single" w:sz="8" w:space="0" w:color="auto"/>
              <w:bottom w:val="nil"/>
            </w:tcBorders>
            <w:vAlign w:val="center"/>
          </w:tcPr>
          <w:p w14:paraId="29E7604C" w14:textId="77777777" w:rsidR="00D34B01" w:rsidRPr="00D34B01" w:rsidRDefault="00D34B01" w:rsidP="00035A37">
            <w:pPr>
              <w:adjustRightInd w:val="0"/>
              <w:snapToGrid w:val="0"/>
              <w:jc w:val="center"/>
              <w:rPr>
                <w:rFonts w:ascii="Arial Narrow" w:eastAsia="仿宋_GB2312" w:hAnsi="Arial Narrow" w:cs="Arial" w:hint="eastAsia"/>
                <w:b/>
                <w:sz w:val="21"/>
                <w:szCs w:val="21"/>
              </w:rPr>
            </w:pPr>
            <w:r w:rsidRPr="00D34B01">
              <w:rPr>
                <w:rFonts w:ascii="Arial Narrow" w:eastAsia="仿宋_GB2312" w:hAnsi="Arial Narrow" w:cs="Arial" w:hint="eastAsia"/>
                <w:b/>
                <w:sz w:val="21"/>
                <w:szCs w:val="21"/>
              </w:rPr>
              <w:t>上期发生额</w:t>
            </w:r>
          </w:p>
        </w:tc>
      </w:tr>
      <w:tr w:rsidR="00D34B01" w:rsidRPr="00D34B01" w14:paraId="3D06AF23" w14:textId="77777777" w:rsidTr="00035A37">
        <w:tblPrEx>
          <w:tblCellMar>
            <w:top w:w="0" w:type="dxa"/>
            <w:bottom w:w="0" w:type="dxa"/>
          </w:tblCellMar>
        </w:tblPrEx>
        <w:trPr>
          <w:trHeight w:val="397"/>
        </w:trPr>
        <w:tc>
          <w:tcPr>
            <w:tcW w:w="1155" w:type="dxa"/>
            <w:vMerge/>
            <w:tcBorders>
              <w:bottom w:val="single" w:sz="4" w:space="0" w:color="auto"/>
            </w:tcBorders>
            <w:vAlign w:val="center"/>
          </w:tcPr>
          <w:p w14:paraId="60740543" w14:textId="77777777" w:rsidR="00D34B01" w:rsidRPr="00D34B01" w:rsidRDefault="00D34B01" w:rsidP="00035A37">
            <w:pPr>
              <w:snapToGrid w:val="0"/>
              <w:rPr>
                <w:rFonts w:ascii="Arial Narrow" w:eastAsia="仿宋_GB2312" w:hAnsi="Arial Narrow" w:hint="eastAsia"/>
                <w:b/>
                <w:sz w:val="21"/>
                <w:szCs w:val="21"/>
              </w:rPr>
            </w:pPr>
          </w:p>
        </w:tc>
        <w:tc>
          <w:tcPr>
            <w:tcW w:w="1156" w:type="dxa"/>
            <w:vMerge/>
            <w:tcBorders>
              <w:bottom w:val="single" w:sz="4" w:space="0" w:color="auto"/>
            </w:tcBorders>
            <w:vAlign w:val="center"/>
          </w:tcPr>
          <w:p w14:paraId="5DFAD6BF" w14:textId="77777777" w:rsidR="00D34B01" w:rsidRPr="00D34B01" w:rsidRDefault="00D34B01" w:rsidP="00035A37">
            <w:pPr>
              <w:snapToGrid w:val="0"/>
              <w:rPr>
                <w:rFonts w:ascii="Arial Narrow" w:eastAsia="仿宋_GB2312" w:hAnsi="Arial Narrow" w:hint="eastAsia"/>
                <w:b/>
                <w:sz w:val="21"/>
                <w:szCs w:val="21"/>
              </w:rPr>
            </w:pPr>
          </w:p>
        </w:tc>
        <w:tc>
          <w:tcPr>
            <w:tcW w:w="1299" w:type="dxa"/>
            <w:vMerge/>
            <w:tcBorders>
              <w:top w:val="nil"/>
              <w:bottom w:val="single" w:sz="4" w:space="0" w:color="auto"/>
            </w:tcBorders>
            <w:vAlign w:val="center"/>
          </w:tcPr>
          <w:p w14:paraId="7B0D3D71" w14:textId="77777777" w:rsidR="00D34B01" w:rsidRPr="00D34B01" w:rsidRDefault="00D34B01" w:rsidP="00035A37">
            <w:pPr>
              <w:snapToGrid w:val="0"/>
              <w:rPr>
                <w:rFonts w:ascii="Arial Narrow" w:eastAsia="仿宋_GB2312" w:hAnsi="Arial Narrow" w:hint="eastAsia"/>
                <w:b/>
                <w:sz w:val="21"/>
                <w:szCs w:val="21"/>
              </w:rPr>
            </w:pPr>
          </w:p>
        </w:tc>
        <w:tc>
          <w:tcPr>
            <w:tcW w:w="1390" w:type="dxa"/>
            <w:tcBorders>
              <w:top w:val="nil"/>
              <w:bottom w:val="single" w:sz="4" w:space="0" w:color="auto"/>
            </w:tcBorders>
            <w:vAlign w:val="center"/>
          </w:tcPr>
          <w:p w14:paraId="45FB1302" w14:textId="77777777" w:rsidR="00D34B01" w:rsidRPr="00D34B01" w:rsidRDefault="00D34B01" w:rsidP="00035A37">
            <w:pPr>
              <w:snapToGrid w:val="0"/>
              <w:ind w:firstLine="1"/>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金额（万元）</w:t>
            </w:r>
          </w:p>
        </w:tc>
        <w:tc>
          <w:tcPr>
            <w:tcW w:w="1391" w:type="dxa"/>
            <w:tcBorders>
              <w:top w:val="nil"/>
              <w:bottom w:val="single" w:sz="4" w:space="0" w:color="auto"/>
            </w:tcBorders>
            <w:vAlign w:val="center"/>
          </w:tcPr>
          <w:p w14:paraId="4C15106A"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占同类交易金额的比例％</w:t>
            </w:r>
          </w:p>
        </w:tc>
        <w:tc>
          <w:tcPr>
            <w:tcW w:w="1390" w:type="dxa"/>
            <w:tcBorders>
              <w:top w:val="nil"/>
              <w:bottom w:val="single" w:sz="4" w:space="0" w:color="auto"/>
            </w:tcBorders>
            <w:vAlign w:val="center"/>
          </w:tcPr>
          <w:p w14:paraId="5F23806F"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金额（万元）</w:t>
            </w:r>
          </w:p>
        </w:tc>
        <w:tc>
          <w:tcPr>
            <w:tcW w:w="1291" w:type="dxa"/>
            <w:tcBorders>
              <w:top w:val="nil"/>
              <w:bottom w:val="single" w:sz="4" w:space="0" w:color="auto"/>
            </w:tcBorders>
            <w:vAlign w:val="center"/>
          </w:tcPr>
          <w:p w14:paraId="7002F890"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占同类交易金额的比例％</w:t>
            </w:r>
          </w:p>
        </w:tc>
      </w:tr>
      <w:tr w:rsidR="00D34B01" w:rsidRPr="00D34B01" w14:paraId="518927F3" w14:textId="77777777" w:rsidTr="00035A37">
        <w:tblPrEx>
          <w:tblCellMar>
            <w:top w:w="0" w:type="dxa"/>
            <w:bottom w:w="0" w:type="dxa"/>
          </w:tblCellMar>
        </w:tblPrEx>
        <w:trPr>
          <w:trHeight w:val="397"/>
        </w:trPr>
        <w:tc>
          <w:tcPr>
            <w:tcW w:w="1155" w:type="dxa"/>
            <w:tcBorders>
              <w:top w:val="single" w:sz="4" w:space="0" w:color="auto"/>
            </w:tcBorders>
            <w:vAlign w:val="center"/>
          </w:tcPr>
          <w:p w14:paraId="4479B140" w14:textId="77777777" w:rsidR="00D34B01" w:rsidRPr="00D34B01" w:rsidRDefault="00D34B01" w:rsidP="00035A37">
            <w:pPr>
              <w:snapToGrid w:val="0"/>
              <w:rPr>
                <w:rFonts w:ascii="Arial Narrow" w:eastAsia="仿宋_GB2312" w:hAnsi="Arial Narrow" w:hint="eastAsia"/>
                <w:color w:val="000000"/>
                <w:sz w:val="21"/>
                <w:szCs w:val="21"/>
              </w:rPr>
            </w:pPr>
            <w:r w:rsidRPr="00D34B01">
              <w:rPr>
                <w:rFonts w:ascii="Arial Narrow" w:eastAsia="仿宋_GB2312" w:hAnsi="Arial Narrow" w:cs="宋体" w:hint="eastAsia"/>
                <w:color w:val="0000FF"/>
                <w:kern w:val="0"/>
                <w:sz w:val="21"/>
                <w:szCs w:val="21"/>
              </w:rPr>
              <w:t>可无限量添加行</w:t>
            </w:r>
          </w:p>
        </w:tc>
        <w:tc>
          <w:tcPr>
            <w:tcW w:w="1156" w:type="dxa"/>
            <w:tcBorders>
              <w:top w:val="single" w:sz="4" w:space="0" w:color="auto"/>
            </w:tcBorders>
            <w:vAlign w:val="center"/>
          </w:tcPr>
          <w:p w14:paraId="0B91AE6F"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top w:val="single" w:sz="4" w:space="0" w:color="auto"/>
            </w:tcBorders>
            <w:vAlign w:val="center"/>
          </w:tcPr>
          <w:p w14:paraId="6EDD850E"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top w:val="single" w:sz="4" w:space="0" w:color="auto"/>
            </w:tcBorders>
            <w:vAlign w:val="center"/>
          </w:tcPr>
          <w:p w14:paraId="434654C9"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top w:val="single" w:sz="4" w:space="0" w:color="auto"/>
            </w:tcBorders>
            <w:vAlign w:val="center"/>
          </w:tcPr>
          <w:p w14:paraId="7C2F6FA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top w:val="single" w:sz="4" w:space="0" w:color="auto"/>
            </w:tcBorders>
            <w:vAlign w:val="center"/>
          </w:tcPr>
          <w:p w14:paraId="42DBEC5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top w:val="single" w:sz="4" w:space="0" w:color="auto"/>
            </w:tcBorders>
            <w:vAlign w:val="center"/>
          </w:tcPr>
          <w:p w14:paraId="0A073501"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6FC2C4BD" w14:textId="77777777" w:rsidTr="00035A37">
        <w:tblPrEx>
          <w:tblCellMar>
            <w:top w:w="0" w:type="dxa"/>
            <w:bottom w:w="0" w:type="dxa"/>
          </w:tblCellMar>
        </w:tblPrEx>
        <w:trPr>
          <w:trHeight w:val="397"/>
        </w:trPr>
        <w:tc>
          <w:tcPr>
            <w:tcW w:w="1155" w:type="dxa"/>
            <w:tcBorders>
              <w:bottom w:val="nil"/>
            </w:tcBorders>
            <w:vAlign w:val="center"/>
          </w:tcPr>
          <w:p w14:paraId="15CE8526"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bottom w:val="nil"/>
            </w:tcBorders>
            <w:vAlign w:val="center"/>
          </w:tcPr>
          <w:p w14:paraId="2ED6BD8D"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bottom w:val="nil"/>
            </w:tcBorders>
            <w:vAlign w:val="center"/>
          </w:tcPr>
          <w:p w14:paraId="7F328D48"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bottom w:val="nil"/>
            </w:tcBorders>
            <w:vAlign w:val="center"/>
          </w:tcPr>
          <w:p w14:paraId="5162F2CC"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bottom w:val="nil"/>
            </w:tcBorders>
            <w:vAlign w:val="center"/>
          </w:tcPr>
          <w:p w14:paraId="5C096ED3"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bottom w:val="nil"/>
            </w:tcBorders>
            <w:vAlign w:val="center"/>
          </w:tcPr>
          <w:p w14:paraId="70ED7203"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bottom w:val="nil"/>
            </w:tcBorders>
            <w:vAlign w:val="center"/>
          </w:tcPr>
          <w:p w14:paraId="603BC35E"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0581739B" w14:textId="77777777" w:rsidTr="00035A37">
        <w:tblPrEx>
          <w:tblCellMar>
            <w:top w:w="0" w:type="dxa"/>
            <w:bottom w:w="0" w:type="dxa"/>
          </w:tblCellMar>
        </w:tblPrEx>
        <w:trPr>
          <w:trHeight w:val="397"/>
        </w:trPr>
        <w:tc>
          <w:tcPr>
            <w:tcW w:w="1155" w:type="dxa"/>
            <w:tcBorders>
              <w:top w:val="nil"/>
              <w:bottom w:val="nil"/>
            </w:tcBorders>
            <w:vAlign w:val="center"/>
          </w:tcPr>
          <w:p w14:paraId="1E026D77"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top w:val="nil"/>
              <w:bottom w:val="nil"/>
            </w:tcBorders>
            <w:vAlign w:val="center"/>
          </w:tcPr>
          <w:p w14:paraId="5E2E29CC"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top w:val="nil"/>
              <w:bottom w:val="nil"/>
            </w:tcBorders>
            <w:vAlign w:val="center"/>
          </w:tcPr>
          <w:p w14:paraId="2C066076"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top w:val="nil"/>
              <w:bottom w:val="nil"/>
            </w:tcBorders>
            <w:vAlign w:val="center"/>
          </w:tcPr>
          <w:p w14:paraId="0BAF512F"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top w:val="nil"/>
              <w:bottom w:val="nil"/>
            </w:tcBorders>
            <w:vAlign w:val="center"/>
          </w:tcPr>
          <w:p w14:paraId="5FCA2208"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top w:val="nil"/>
              <w:bottom w:val="nil"/>
            </w:tcBorders>
            <w:vAlign w:val="center"/>
          </w:tcPr>
          <w:p w14:paraId="68888251"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top w:val="nil"/>
              <w:bottom w:val="nil"/>
            </w:tcBorders>
            <w:vAlign w:val="center"/>
          </w:tcPr>
          <w:p w14:paraId="57FC4F77"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27965D2D" w14:textId="77777777" w:rsidTr="00035A37">
        <w:tblPrEx>
          <w:tblCellMar>
            <w:top w:w="0" w:type="dxa"/>
            <w:bottom w:w="0" w:type="dxa"/>
          </w:tblCellMar>
        </w:tblPrEx>
        <w:trPr>
          <w:trHeight w:val="397"/>
        </w:trPr>
        <w:tc>
          <w:tcPr>
            <w:tcW w:w="1155" w:type="dxa"/>
            <w:tcBorders>
              <w:top w:val="nil"/>
              <w:bottom w:val="single" w:sz="4" w:space="0" w:color="auto"/>
            </w:tcBorders>
            <w:vAlign w:val="center"/>
          </w:tcPr>
          <w:p w14:paraId="523CBFF3"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top w:val="nil"/>
              <w:bottom w:val="single" w:sz="4" w:space="0" w:color="auto"/>
            </w:tcBorders>
            <w:vAlign w:val="center"/>
          </w:tcPr>
          <w:p w14:paraId="7F9CA16B" w14:textId="77777777" w:rsidR="00D34B01" w:rsidRPr="00D34B01" w:rsidRDefault="00D34B01" w:rsidP="00035A37">
            <w:pPr>
              <w:snapToGrid w:val="0"/>
              <w:rPr>
                <w:rFonts w:ascii="Arial Narrow" w:eastAsia="仿宋_GB2312" w:hAnsi="Arial Narrow" w:hint="eastAsia"/>
                <w:color w:val="000000"/>
                <w:sz w:val="21"/>
                <w:szCs w:val="21"/>
              </w:rPr>
            </w:pPr>
          </w:p>
        </w:tc>
        <w:tc>
          <w:tcPr>
            <w:tcW w:w="1299" w:type="dxa"/>
            <w:tcBorders>
              <w:top w:val="nil"/>
              <w:bottom w:val="single" w:sz="4" w:space="0" w:color="auto"/>
            </w:tcBorders>
            <w:vAlign w:val="center"/>
          </w:tcPr>
          <w:p w14:paraId="36E98566" w14:textId="77777777" w:rsidR="00D34B01" w:rsidRPr="00D34B01" w:rsidRDefault="00D34B01" w:rsidP="00035A37">
            <w:pPr>
              <w:snapToGrid w:val="0"/>
              <w:rPr>
                <w:rFonts w:ascii="Arial Narrow" w:eastAsia="仿宋_GB2312" w:hAnsi="Arial Narrow" w:hint="eastAsia"/>
                <w:color w:val="000000"/>
                <w:sz w:val="21"/>
                <w:szCs w:val="21"/>
              </w:rPr>
            </w:pPr>
          </w:p>
        </w:tc>
        <w:tc>
          <w:tcPr>
            <w:tcW w:w="1390" w:type="dxa"/>
            <w:tcBorders>
              <w:top w:val="nil"/>
              <w:bottom w:val="single" w:sz="4" w:space="0" w:color="auto"/>
            </w:tcBorders>
            <w:vAlign w:val="center"/>
          </w:tcPr>
          <w:p w14:paraId="37AF79E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1" w:type="dxa"/>
            <w:tcBorders>
              <w:top w:val="nil"/>
              <w:bottom w:val="single" w:sz="4" w:space="0" w:color="auto"/>
            </w:tcBorders>
            <w:vAlign w:val="center"/>
          </w:tcPr>
          <w:p w14:paraId="61E3DF8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390" w:type="dxa"/>
            <w:tcBorders>
              <w:top w:val="nil"/>
              <w:bottom w:val="single" w:sz="4" w:space="0" w:color="auto"/>
            </w:tcBorders>
            <w:vAlign w:val="center"/>
          </w:tcPr>
          <w:p w14:paraId="7E02B3ED"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291" w:type="dxa"/>
            <w:tcBorders>
              <w:top w:val="nil"/>
              <w:bottom w:val="single" w:sz="4" w:space="0" w:color="auto"/>
            </w:tcBorders>
            <w:vAlign w:val="center"/>
          </w:tcPr>
          <w:p w14:paraId="48BD774B" w14:textId="77777777" w:rsidR="00D34B01" w:rsidRPr="00D34B01" w:rsidRDefault="00D34B01" w:rsidP="00035A37">
            <w:pPr>
              <w:snapToGrid w:val="0"/>
              <w:jc w:val="right"/>
              <w:rPr>
                <w:rFonts w:ascii="Arial Narrow" w:eastAsia="仿宋_GB2312" w:hAnsi="Arial Narrow" w:hint="eastAsia"/>
                <w:color w:val="000000"/>
                <w:sz w:val="21"/>
                <w:szCs w:val="21"/>
              </w:rPr>
            </w:pPr>
          </w:p>
        </w:tc>
      </w:tr>
    </w:tbl>
    <w:p w14:paraId="4E815486" w14:textId="77777777" w:rsidR="00D34B01" w:rsidRPr="00D34B01" w:rsidRDefault="00D34B01" w:rsidP="00D34B01">
      <w:pPr>
        <w:adjustRightInd w:val="0"/>
        <w:snapToGrid w:val="0"/>
        <w:spacing w:beforeLines="50" w:before="222" w:line="300" w:lineRule="auto"/>
        <w:rPr>
          <w:rFonts w:ascii="仿宋_GB2312" w:eastAsia="仿宋_GB2312" w:hAnsi="宋体"/>
          <w:sz w:val="24"/>
        </w:rPr>
      </w:pPr>
      <w:r w:rsidRPr="00D34B01">
        <w:rPr>
          <w:rFonts w:ascii="仿宋_GB2312" w:eastAsia="仿宋_GB2312" w:hAnsi="宋体" w:hint="eastAsia"/>
          <w:sz w:val="24"/>
        </w:rPr>
        <w:t>（2）关联托管、承包情况</w:t>
      </w:r>
    </w:p>
    <w:p w14:paraId="529475F7"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A、公司受托管理、承包情况表</w:t>
      </w:r>
    </w:p>
    <w:tbl>
      <w:tblPr>
        <w:tblW w:w="9087" w:type="dxa"/>
        <w:tblInd w:w="93" w:type="dxa"/>
        <w:tblBorders>
          <w:top w:val="single" w:sz="4" w:space="0" w:color="auto"/>
          <w:bottom w:val="single" w:sz="4" w:space="0" w:color="auto"/>
        </w:tblBorders>
        <w:tblLayout w:type="fixed"/>
        <w:tblLook w:val="0000" w:firstRow="0" w:lastRow="0" w:firstColumn="0" w:lastColumn="0" w:noHBand="0" w:noVBand="0"/>
      </w:tblPr>
      <w:tblGrid>
        <w:gridCol w:w="1298"/>
        <w:gridCol w:w="1298"/>
        <w:gridCol w:w="1298"/>
        <w:gridCol w:w="1298"/>
        <w:gridCol w:w="1298"/>
        <w:gridCol w:w="1298"/>
        <w:gridCol w:w="1299"/>
      </w:tblGrid>
      <w:tr w:rsidR="00D34B01" w:rsidRPr="00D34B01" w14:paraId="6BB2D8CC" w14:textId="77777777" w:rsidTr="00035A37">
        <w:tblPrEx>
          <w:tblCellMar>
            <w:top w:w="0" w:type="dxa"/>
            <w:bottom w:w="0" w:type="dxa"/>
          </w:tblCellMar>
        </w:tblPrEx>
        <w:trPr>
          <w:trHeight w:hRule="exact" w:val="1066"/>
        </w:trPr>
        <w:tc>
          <w:tcPr>
            <w:tcW w:w="1298" w:type="dxa"/>
            <w:tcBorders>
              <w:top w:val="single" w:sz="8" w:space="0" w:color="auto"/>
              <w:bottom w:val="single" w:sz="4" w:space="0" w:color="auto"/>
            </w:tcBorders>
            <w:vAlign w:val="center"/>
          </w:tcPr>
          <w:p w14:paraId="247E640B"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委托方</w:t>
            </w:r>
            <w:r w:rsidRPr="00D34B01">
              <w:rPr>
                <w:rFonts w:ascii="Arial Narrow" w:eastAsia="仿宋_GB2312" w:hAnsi="Arial Narrow" w:hint="eastAsia"/>
                <w:b/>
                <w:sz w:val="21"/>
                <w:szCs w:val="21"/>
              </w:rPr>
              <w:t>/</w:t>
            </w:r>
            <w:r w:rsidRPr="00D34B01">
              <w:rPr>
                <w:rFonts w:ascii="Arial Narrow" w:eastAsia="仿宋_GB2312" w:hAnsi="Arial Narrow" w:hint="eastAsia"/>
                <w:b/>
                <w:sz w:val="21"/>
                <w:szCs w:val="21"/>
              </w:rPr>
              <w:t>出包方名称</w:t>
            </w:r>
          </w:p>
        </w:tc>
        <w:tc>
          <w:tcPr>
            <w:tcW w:w="1298" w:type="dxa"/>
            <w:tcBorders>
              <w:top w:val="single" w:sz="8" w:space="0" w:color="auto"/>
              <w:bottom w:val="single" w:sz="4" w:space="0" w:color="auto"/>
            </w:tcBorders>
            <w:vAlign w:val="center"/>
          </w:tcPr>
          <w:p w14:paraId="1FD0AF46"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受托方</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承包方名称</w:t>
            </w:r>
          </w:p>
        </w:tc>
        <w:tc>
          <w:tcPr>
            <w:tcW w:w="1298" w:type="dxa"/>
            <w:tcBorders>
              <w:top w:val="single" w:sz="8" w:space="0" w:color="auto"/>
              <w:bottom w:val="single" w:sz="4" w:space="0" w:color="auto"/>
            </w:tcBorders>
            <w:vAlign w:val="center"/>
          </w:tcPr>
          <w:p w14:paraId="23E0C987"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受托</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承包资产类型</w:t>
            </w:r>
          </w:p>
        </w:tc>
        <w:tc>
          <w:tcPr>
            <w:tcW w:w="1298" w:type="dxa"/>
            <w:tcBorders>
              <w:top w:val="single" w:sz="8" w:space="0" w:color="auto"/>
              <w:bottom w:val="single" w:sz="4" w:space="0" w:color="auto"/>
            </w:tcBorders>
            <w:vAlign w:val="center"/>
          </w:tcPr>
          <w:p w14:paraId="01A00342"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受托</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承包起始日</w:t>
            </w:r>
          </w:p>
        </w:tc>
        <w:tc>
          <w:tcPr>
            <w:tcW w:w="1298" w:type="dxa"/>
            <w:tcBorders>
              <w:top w:val="single" w:sz="8" w:space="0" w:color="auto"/>
              <w:bottom w:val="single" w:sz="4" w:space="0" w:color="auto"/>
            </w:tcBorders>
            <w:vAlign w:val="center"/>
          </w:tcPr>
          <w:p w14:paraId="72A9ABD4"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受托</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承包终止日</w:t>
            </w:r>
          </w:p>
        </w:tc>
        <w:tc>
          <w:tcPr>
            <w:tcW w:w="1298" w:type="dxa"/>
            <w:tcBorders>
              <w:top w:val="single" w:sz="8" w:space="0" w:color="auto"/>
              <w:bottom w:val="single" w:sz="4" w:space="0" w:color="auto"/>
            </w:tcBorders>
            <w:vAlign w:val="center"/>
          </w:tcPr>
          <w:p w14:paraId="7231CE56"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托管收益</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承包收益定价依据</w:t>
            </w:r>
          </w:p>
        </w:tc>
        <w:tc>
          <w:tcPr>
            <w:tcW w:w="1299" w:type="dxa"/>
            <w:tcBorders>
              <w:top w:val="single" w:sz="8" w:space="0" w:color="auto"/>
              <w:bottom w:val="single" w:sz="4" w:space="0" w:color="auto"/>
            </w:tcBorders>
            <w:vAlign w:val="center"/>
          </w:tcPr>
          <w:p w14:paraId="7BC5BB64"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年度确认的托管收益</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承包收益</w:t>
            </w:r>
          </w:p>
        </w:tc>
      </w:tr>
      <w:tr w:rsidR="00D34B01" w:rsidRPr="00D34B01" w14:paraId="6795428A" w14:textId="77777777" w:rsidTr="00035A37">
        <w:tblPrEx>
          <w:tblCellMar>
            <w:top w:w="0" w:type="dxa"/>
            <w:bottom w:w="0" w:type="dxa"/>
          </w:tblCellMar>
        </w:tblPrEx>
        <w:trPr>
          <w:trHeight w:hRule="exact" w:val="533"/>
        </w:trPr>
        <w:tc>
          <w:tcPr>
            <w:tcW w:w="1298" w:type="dxa"/>
            <w:tcBorders>
              <w:top w:val="single" w:sz="4" w:space="0" w:color="auto"/>
            </w:tcBorders>
            <w:vAlign w:val="center"/>
          </w:tcPr>
          <w:p w14:paraId="4733F27C"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cs="宋体" w:hint="eastAsia"/>
                <w:color w:val="0000FF"/>
                <w:kern w:val="0"/>
                <w:sz w:val="21"/>
                <w:szCs w:val="21"/>
              </w:rPr>
              <w:t>可无限量添加行</w:t>
            </w:r>
          </w:p>
        </w:tc>
        <w:tc>
          <w:tcPr>
            <w:tcW w:w="1298" w:type="dxa"/>
            <w:tcBorders>
              <w:top w:val="single" w:sz="4" w:space="0" w:color="auto"/>
            </w:tcBorders>
            <w:vAlign w:val="center"/>
          </w:tcPr>
          <w:p w14:paraId="2EEA59F0"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top w:val="single" w:sz="4" w:space="0" w:color="auto"/>
            </w:tcBorders>
            <w:vAlign w:val="center"/>
          </w:tcPr>
          <w:p w14:paraId="6F890C53"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77AAB892"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6B77B2F2"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6A18DC22"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top w:val="single" w:sz="4" w:space="0" w:color="auto"/>
            </w:tcBorders>
            <w:vAlign w:val="center"/>
          </w:tcPr>
          <w:p w14:paraId="56C1E5AF" w14:textId="77777777" w:rsidR="00D34B01" w:rsidRPr="00D34B01" w:rsidRDefault="00D34B01" w:rsidP="00035A37">
            <w:pPr>
              <w:snapToGrid w:val="0"/>
              <w:jc w:val="right"/>
              <w:rPr>
                <w:rFonts w:ascii="Arial Narrow" w:eastAsia="仿宋_GB2312" w:hAnsi="Arial Narrow" w:hint="eastAsia"/>
                <w:b/>
                <w:sz w:val="21"/>
                <w:szCs w:val="21"/>
              </w:rPr>
            </w:pPr>
          </w:p>
        </w:tc>
      </w:tr>
      <w:tr w:rsidR="00D34B01" w:rsidRPr="00D34B01" w14:paraId="00DCC695" w14:textId="77777777" w:rsidTr="00035A37">
        <w:tblPrEx>
          <w:tblCellMar>
            <w:top w:w="0" w:type="dxa"/>
            <w:bottom w:w="0" w:type="dxa"/>
          </w:tblCellMar>
        </w:tblPrEx>
        <w:trPr>
          <w:trHeight w:hRule="exact" w:val="397"/>
        </w:trPr>
        <w:tc>
          <w:tcPr>
            <w:tcW w:w="1298" w:type="dxa"/>
            <w:tcBorders>
              <w:bottom w:val="single" w:sz="8" w:space="0" w:color="auto"/>
            </w:tcBorders>
            <w:vAlign w:val="center"/>
          </w:tcPr>
          <w:p w14:paraId="64268B69"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35BF2ED6"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02748C9B"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4C42C703"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38D99A7B"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0F0829BE"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bottom w:val="single" w:sz="8" w:space="0" w:color="auto"/>
            </w:tcBorders>
            <w:vAlign w:val="center"/>
          </w:tcPr>
          <w:p w14:paraId="47361552" w14:textId="77777777" w:rsidR="00D34B01" w:rsidRPr="00D34B01" w:rsidRDefault="00D34B01" w:rsidP="00035A37">
            <w:pPr>
              <w:snapToGrid w:val="0"/>
              <w:jc w:val="right"/>
              <w:rPr>
                <w:rFonts w:ascii="Arial Narrow" w:eastAsia="仿宋_GB2312" w:hAnsi="Arial Narrow" w:hint="eastAsia"/>
                <w:b/>
                <w:sz w:val="21"/>
                <w:szCs w:val="21"/>
              </w:rPr>
            </w:pPr>
          </w:p>
        </w:tc>
      </w:tr>
    </w:tbl>
    <w:p w14:paraId="30BAE2CD" w14:textId="77777777" w:rsidR="00D34B01" w:rsidRPr="00D72697" w:rsidRDefault="00D34B01" w:rsidP="00D34B01">
      <w:pPr>
        <w:spacing w:afterLines="50" w:after="222"/>
        <w:rPr>
          <w:rFonts w:ascii="Arial Narrow" w:eastAsia="仿宋_GB2312" w:hAnsi="Arial Narrow" w:cs="宋体"/>
          <w:color w:val="0000FF"/>
          <w:kern w:val="0"/>
          <w:sz w:val="24"/>
          <w:szCs w:val="24"/>
        </w:rPr>
      </w:pPr>
      <w:r w:rsidRPr="00D72697">
        <w:rPr>
          <w:rFonts w:ascii="Arial Narrow" w:eastAsia="仿宋_GB2312" w:hAnsi="Arial Narrow" w:cs="宋体" w:hint="eastAsia"/>
          <w:color w:val="0000FF"/>
          <w:kern w:val="0"/>
          <w:sz w:val="24"/>
          <w:szCs w:val="24"/>
        </w:rPr>
        <w:t>注：托管资产类型包括：股权托管、其他资产托管。</w:t>
      </w:r>
    </w:p>
    <w:p w14:paraId="0C9B8D72"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B、公司委托管理、出包情况表</w:t>
      </w:r>
    </w:p>
    <w:tbl>
      <w:tblPr>
        <w:tblW w:w="9087" w:type="dxa"/>
        <w:tblInd w:w="93" w:type="dxa"/>
        <w:tblBorders>
          <w:top w:val="single" w:sz="4" w:space="0" w:color="auto"/>
          <w:bottom w:val="single" w:sz="4" w:space="0" w:color="auto"/>
        </w:tblBorders>
        <w:tblLayout w:type="fixed"/>
        <w:tblLook w:val="0000" w:firstRow="0" w:lastRow="0" w:firstColumn="0" w:lastColumn="0" w:noHBand="0" w:noVBand="0"/>
      </w:tblPr>
      <w:tblGrid>
        <w:gridCol w:w="1298"/>
        <w:gridCol w:w="1298"/>
        <w:gridCol w:w="1298"/>
        <w:gridCol w:w="1298"/>
        <w:gridCol w:w="1298"/>
        <w:gridCol w:w="1298"/>
        <w:gridCol w:w="1299"/>
      </w:tblGrid>
      <w:tr w:rsidR="00D34B01" w:rsidRPr="00D34B01" w14:paraId="5F08EAD5" w14:textId="77777777" w:rsidTr="00035A37">
        <w:tblPrEx>
          <w:tblCellMar>
            <w:top w:w="0" w:type="dxa"/>
            <w:bottom w:w="0" w:type="dxa"/>
          </w:tblCellMar>
        </w:tblPrEx>
        <w:trPr>
          <w:trHeight w:hRule="exact" w:val="1066"/>
        </w:trPr>
        <w:tc>
          <w:tcPr>
            <w:tcW w:w="1298" w:type="dxa"/>
            <w:tcBorders>
              <w:top w:val="single" w:sz="8" w:space="0" w:color="auto"/>
              <w:bottom w:val="single" w:sz="4" w:space="0" w:color="auto"/>
            </w:tcBorders>
            <w:vAlign w:val="center"/>
          </w:tcPr>
          <w:p w14:paraId="468E0B85"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委托方</w:t>
            </w:r>
            <w:r w:rsidRPr="00D34B01">
              <w:rPr>
                <w:rFonts w:ascii="Arial Narrow" w:eastAsia="仿宋_GB2312" w:hAnsi="Arial Narrow" w:hint="eastAsia"/>
                <w:b/>
                <w:sz w:val="21"/>
                <w:szCs w:val="21"/>
              </w:rPr>
              <w:t>/</w:t>
            </w:r>
            <w:r w:rsidRPr="00D34B01">
              <w:rPr>
                <w:rFonts w:ascii="Arial Narrow" w:eastAsia="仿宋_GB2312" w:hAnsi="Arial Narrow" w:hint="eastAsia"/>
                <w:b/>
                <w:sz w:val="21"/>
                <w:szCs w:val="21"/>
              </w:rPr>
              <w:t>出包方名称</w:t>
            </w:r>
          </w:p>
        </w:tc>
        <w:tc>
          <w:tcPr>
            <w:tcW w:w="1298" w:type="dxa"/>
            <w:tcBorders>
              <w:top w:val="single" w:sz="8" w:space="0" w:color="auto"/>
              <w:bottom w:val="single" w:sz="4" w:space="0" w:color="auto"/>
            </w:tcBorders>
            <w:vAlign w:val="center"/>
          </w:tcPr>
          <w:p w14:paraId="525CB8E1"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受托方</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承包方名称</w:t>
            </w:r>
          </w:p>
        </w:tc>
        <w:tc>
          <w:tcPr>
            <w:tcW w:w="1298" w:type="dxa"/>
            <w:tcBorders>
              <w:top w:val="single" w:sz="8" w:space="0" w:color="auto"/>
              <w:bottom w:val="single" w:sz="4" w:space="0" w:color="auto"/>
            </w:tcBorders>
            <w:vAlign w:val="center"/>
          </w:tcPr>
          <w:p w14:paraId="4A2D83E0"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委托</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出包资产类型</w:t>
            </w:r>
          </w:p>
        </w:tc>
        <w:tc>
          <w:tcPr>
            <w:tcW w:w="1298" w:type="dxa"/>
            <w:tcBorders>
              <w:top w:val="single" w:sz="8" w:space="0" w:color="auto"/>
              <w:bottom w:val="single" w:sz="4" w:space="0" w:color="auto"/>
            </w:tcBorders>
            <w:vAlign w:val="center"/>
          </w:tcPr>
          <w:p w14:paraId="4F29170B"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委托</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出包起始日</w:t>
            </w:r>
          </w:p>
        </w:tc>
        <w:tc>
          <w:tcPr>
            <w:tcW w:w="1298" w:type="dxa"/>
            <w:tcBorders>
              <w:top w:val="single" w:sz="8" w:space="0" w:color="auto"/>
              <w:bottom w:val="single" w:sz="4" w:space="0" w:color="auto"/>
            </w:tcBorders>
            <w:vAlign w:val="center"/>
          </w:tcPr>
          <w:p w14:paraId="7665E5B2"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委托</w:t>
            </w:r>
            <w:r w:rsidRPr="00D34B01">
              <w:rPr>
                <w:rFonts w:ascii="Arial Narrow" w:eastAsia="仿宋_GB2312" w:hAnsi="Arial Narrow"/>
                <w:b/>
                <w:sz w:val="21"/>
                <w:szCs w:val="21"/>
              </w:rPr>
              <w:t>/</w:t>
            </w:r>
            <w:r w:rsidRPr="00D34B01">
              <w:rPr>
                <w:rFonts w:ascii="Arial Narrow" w:eastAsia="仿宋_GB2312" w:hAnsi="Arial Narrow" w:hint="eastAsia"/>
                <w:b/>
                <w:sz w:val="21"/>
                <w:szCs w:val="21"/>
              </w:rPr>
              <w:t>出包终止日</w:t>
            </w:r>
          </w:p>
        </w:tc>
        <w:tc>
          <w:tcPr>
            <w:tcW w:w="1298" w:type="dxa"/>
            <w:tcBorders>
              <w:top w:val="single" w:sz="8" w:space="0" w:color="auto"/>
              <w:bottom w:val="single" w:sz="4" w:space="0" w:color="auto"/>
            </w:tcBorders>
            <w:vAlign w:val="center"/>
          </w:tcPr>
          <w:p w14:paraId="3E29E2AA"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托管费</w:t>
            </w:r>
            <w:r w:rsidRPr="00D34B01">
              <w:rPr>
                <w:rFonts w:ascii="Arial Narrow" w:eastAsia="仿宋_GB2312" w:hAnsi="Arial Narrow" w:hint="eastAsia"/>
                <w:b/>
                <w:sz w:val="21"/>
                <w:szCs w:val="21"/>
              </w:rPr>
              <w:t>/</w:t>
            </w:r>
            <w:r w:rsidRPr="00D34B01">
              <w:rPr>
                <w:rFonts w:ascii="Arial Narrow" w:eastAsia="仿宋_GB2312" w:hAnsi="Arial Narrow" w:hint="eastAsia"/>
                <w:b/>
                <w:sz w:val="21"/>
                <w:szCs w:val="21"/>
              </w:rPr>
              <w:t>出包费定价</w:t>
            </w:r>
          </w:p>
          <w:p w14:paraId="67E9571E"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依据</w:t>
            </w:r>
          </w:p>
        </w:tc>
        <w:tc>
          <w:tcPr>
            <w:tcW w:w="1299" w:type="dxa"/>
            <w:tcBorders>
              <w:top w:val="single" w:sz="8" w:space="0" w:color="auto"/>
              <w:bottom w:val="single" w:sz="4" w:space="0" w:color="auto"/>
            </w:tcBorders>
            <w:vAlign w:val="center"/>
          </w:tcPr>
          <w:p w14:paraId="7DBFFF0C"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年度确认的托管费</w:t>
            </w:r>
          </w:p>
          <w:p w14:paraId="49A877CE"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b/>
                <w:sz w:val="21"/>
                <w:szCs w:val="21"/>
              </w:rPr>
              <w:t>/</w:t>
            </w:r>
            <w:r w:rsidRPr="00D34B01">
              <w:rPr>
                <w:rFonts w:ascii="Arial Narrow" w:eastAsia="仿宋_GB2312" w:hAnsi="Arial Narrow" w:hint="eastAsia"/>
                <w:b/>
                <w:sz w:val="21"/>
                <w:szCs w:val="21"/>
              </w:rPr>
              <w:t>出包费</w:t>
            </w:r>
          </w:p>
        </w:tc>
      </w:tr>
      <w:tr w:rsidR="00D34B01" w:rsidRPr="00D34B01" w14:paraId="77FF530F" w14:textId="77777777" w:rsidTr="00035A37">
        <w:tblPrEx>
          <w:tblCellMar>
            <w:top w:w="0" w:type="dxa"/>
            <w:bottom w:w="0" w:type="dxa"/>
          </w:tblCellMar>
        </w:tblPrEx>
        <w:trPr>
          <w:trHeight w:hRule="exact" w:val="600"/>
        </w:trPr>
        <w:tc>
          <w:tcPr>
            <w:tcW w:w="1298" w:type="dxa"/>
            <w:tcBorders>
              <w:top w:val="single" w:sz="4" w:space="0" w:color="auto"/>
            </w:tcBorders>
            <w:vAlign w:val="center"/>
          </w:tcPr>
          <w:p w14:paraId="7425D4C7"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cs="宋体" w:hint="eastAsia"/>
                <w:color w:val="0000FF"/>
                <w:kern w:val="0"/>
                <w:sz w:val="21"/>
                <w:szCs w:val="21"/>
              </w:rPr>
              <w:t>可无限量添加行</w:t>
            </w:r>
          </w:p>
        </w:tc>
        <w:tc>
          <w:tcPr>
            <w:tcW w:w="1298" w:type="dxa"/>
            <w:tcBorders>
              <w:top w:val="single" w:sz="4" w:space="0" w:color="auto"/>
            </w:tcBorders>
            <w:vAlign w:val="center"/>
          </w:tcPr>
          <w:p w14:paraId="6A60C99B"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top w:val="single" w:sz="4" w:space="0" w:color="auto"/>
            </w:tcBorders>
            <w:vAlign w:val="center"/>
          </w:tcPr>
          <w:p w14:paraId="1E232E21"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46AD7444"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07522B19"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764C221D"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top w:val="single" w:sz="4" w:space="0" w:color="auto"/>
            </w:tcBorders>
            <w:vAlign w:val="center"/>
          </w:tcPr>
          <w:p w14:paraId="61C5B00A" w14:textId="77777777" w:rsidR="00D34B01" w:rsidRPr="00D34B01" w:rsidRDefault="00D34B01" w:rsidP="00035A37">
            <w:pPr>
              <w:snapToGrid w:val="0"/>
              <w:jc w:val="right"/>
              <w:rPr>
                <w:rFonts w:ascii="Arial Narrow" w:eastAsia="仿宋_GB2312" w:hAnsi="Arial Narrow" w:hint="eastAsia"/>
                <w:b/>
                <w:sz w:val="21"/>
                <w:szCs w:val="21"/>
              </w:rPr>
            </w:pPr>
          </w:p>
        </w:tc>
      </w:tr>
      <w:tr w:rsidR="00D34B01" w:rsidRPr="00D34B01" w14:paraId="0A58C14E" w14:textId="77777777" w:rsidTr="00035A37">
        <w:tblPrEx>
          <w:tblCellMar>
            <w:top w:w="0" w:type="dxa"/>
            <w:bottom w:w="0" w:type="dxa"/>
          </w:tblCellMar>
        </w:tblPrEx>
        <w:trPr>
          <w:trHeight w:hRule="exact" w:val="397"/>
        </w:trPr>
        <w:tc>
          <w:tcPr>
            <w:tcW w:w="1298" w:type="dxa"/>
            <w:tcBorders>
              <w:bottom w:val="single" w:sz="8" w:space="0" w:color="auto"/>
            </w:tcBorders>
            <w:vAlign w:val="center"/>
          </w:tcPr>
          <w:p w14:paraId="19226814"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57FF8408"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00790CAA"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3EE77C7F"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519FEA74"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7EF25308"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bottom w:val="single" w:sz="8" w:space="0" w:color="auto"/>
            </w:tcBorders>
            <w:vAlign w:val="center"/>
          </w:tcPr>
          <w:p w14:paraId="31685384" w14:textId="77777777" w:rsidR="00D34B01" w:rsidRPr="00D34B01" w:rsidRDefault="00D34B01" w:rsidP="00035A37">
            <w:pPr>
              <w:snapToGrid w:val="0"/>
              <w:jc w:val="right"/>
              <w:rPr>
                <w:rFonts w:ascii="Arial Narrow" w:eastAsia="仿宋_GB2312" w:hAnsi="Arial Narrow" w:hint="eastAsia"/>
                <w:b/>
                <w:sz w:val="21"/>
                <w:szCs w:val="21"/>
              </w:rPr>
            </w:pPr>
          </w:p>
        </w:tc>
      </w:tr>
    </w:tbl>
    <w:p w14:paraId="09FC725B" w14:textId="77777777" w:rsidR="00D34B01" w:rsidRPr="009C4855" w:rsidRDefault="00D34B01" w:rsidP="00D34B01">
      <w:pPr>
        <w:spacing w:afterLines="50" w:after="222"/>
        <w:rPr>
          <w:rFonts w:ascii="Arial Narrow" w:eastAsia="仿宋_GB2312" w:hAnsi="Arial Narrow" w:cs="宋体"/>
          <w:color w:val="0000FF"/>
          <w:kern w:val="0"/>
          <w:sz w:val="24"/>
          <w:szCs w:val="24"/>
        </w:rPr>
      </w:pPr>
      <w:r w:rsidRPr="009C4855">
        <w:rPr>
          <w:rFonts w:ascii="Arial Narrow" w:eastAsia="仿宋_GB2312" w:hAnsi="Arial Narrow" w:cs="宋体" w:hint="eastAsia"/>
          <w:color w:val="0000FF"/>
          <w:kern w:val="0"/>
          <w:sz w:val="24"/>
          <w:szCs w:val="24"/>
        </w:rPr>
        <w:t>注：托管资产类型包括：股权托管、其他资产托管。</w:t>
      </w:r>
    </w:p>
    <w:p w14:paraId="34BBB632" w14:textId="77777777" w:rsidR="00D34B01" w:rsidRPr="009C4855" w:rsidRDefault="00D34B01" w:rsidP="00D34B01">
      <w:pPr>
        <w:spacing w:beforeLines="50" w:before="222" w:afterLines="50" w:after="222" w:line="300" w:lineRule="auto"/>
        <w:rPr>
          <w:rFonts w:ascii="Arial Narrow" w:eastAsia="仿宋_GB2312" w:hAnsi="Arial Narrow"/>
          <w:sz w:val="24"/>
          <w:szCs w:val="24"/>
        </w:rPr>
      </w:pPr>
      <w:r w:rsidRPr="009C4855">
        <w:rPr>
          <w:rFonts w:ascii="Arial Narrow" w:eastAsia="仿宋_GB2312" w:hAnsi="Arial Narrow" w:hint="eastAsia"/>
          <w:sz w:val="24"/>
          <w:szCs w:val="24"/>
        </w:rPr>
        <w:t>说明</w:t>
      </w:r>
      <w:r>
        <w:rPr>
          <w:rFonts w:ascii="Arial Narrow" w:eastAsia="仿宋_GB2312" w:hAnsi="Arial Narrow" w:hint="eastAsia"/>
          <w:sz w:val="24"/>
          <w:szCs w:val="24"/>
        </w:rPr>
        <w:t>：</w:t>
      </w:r>
    </w:p>
    <w:p w14:paraId="20496B4A"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（3）关联租赁情况</w:t>
      </w:r>
    </w:p>
    <w:p w14:paraId="3BA5C888"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A、公司出租情况表</w:t>
      </w:r>
    </w:p>
    <w:tbl>
      <w:tblPr>
        <w:tblW w:w="9087" w:type="dxa"/>
        <w:tblInd w:w="93" w:type="dxa"/>
        <w:tblBorders>
          <w:top w:val="single" w:sz="4" w:space="0" w:color="auto"/>
          <w:bottom w:val="single" w:sz="4" w:space="0" w:color="auto"/>
        </w:tblBorders>
        <w:tblLayout w:type="fixed"/>
        <w:tblLook w:val="0000" w:firstRow="0" w:lastRow="0" w:firstColumn="0" w:lastColumn="0" w:noHBand="0" w:noVBand="0"/>
      </w:tblPr>
      <w:tblGrid>
        <w:gridCol w:w="1298"/>
        <w:gridCol w:w="1298"/>
        <w:gridCol w:w="1298"/>
        <w:gridCol w:w="1298"/>
        <w:gridCol w:w="1298"/>
        <w:gridCol w:w="1298"/>
        <w:gridCol w:w="1299"/>
      </w:tblGrid>
      <w:tr w:rsidR="00D34B01" w:rsidRPr="00D34B01" w14:paraId="1968B821" w14:textId="77777777" w:rsidTr="00035A37">
        <w:tblPrEx>
          <w:tblCellMar>
            <w:top w:w="0" w:type="dxa"/>
            <w:bottom w:w="0" w:type="dxa"/>
          </w:tblCellMar>
        </w:tblPrEx>
        <w:trPr>
          <w:trHeight w:hRule="exact" w:val="766"/>
        </w:trPr>
        <w:tc>
          <w:tcPr>
            <w:tcW w:w="1298" w:type="dxa"/>
            <w:tcBorders>
              <w:top w:val="single" w:sz="8" w:space="0" w:color="auto"/>
              <w:bottom w:val="single" w:sz="4" w:space="0" w:color="auto"/>
            </w:tcBorders>
            <w:vAlign w:val="center"/>
          </w:tcPr>
          <w:p w14:paraId="620ACA4B"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出租方名称</w:t>
            </w:r>
          </w:p>
        </w:tc>
        <w:tc>
          <w:tcPr>
            <w:tcW w:w="1298" w:type="dxa"/>
            <w:tcBorders>
              <w:top w:val="single" w:sz="8" w:space="0" w:color="auto"/>
              <w:bottom w:val="single" w:sz="4" w:space="0" w:color="auto"/>
            </w:tcBorders>
            <w:vAlign w:val="center"/>
          </w:tcPr>
          <w:p w14:paraId="52FF84A0"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承租方名称</w:t>
            </w:r>
          </w:p>
        </w:tc>
        <w:tc>
          <w:tcPr>
            <w:tcW w:w="1298" w:type="dxa"/>
            <w:tcBorders>
              <w:top w:val="single" w:sz="8" w:space="0" w:color="auto"/>
              <w:bottom w:val="single" w:sz="4" w:space="0" w:color="auto"/>
            </w:tcBorders>
            <w:vAlign w:val="center"/>
          </w:tcPr>
          <w:p w14:paraId="2F8FBEC0"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租赁资产</w:t>
            </w:r>
          </w:p>
          <w:p w14:paraId="3895904F"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种类</w:t>
            </w:r>
          </w:p>
        </w:tc>
        <w:tc>
          <w:tcPr>
            <w:tcW w:w="1298" w:type="dxa"/>
            <w:tcBorders>
              <w:top w:val="single" w:sz="8" w:space="0" w:color="auto"/>
              <w:bottom w:val="single" w:sz="4" w:space="0" w:color="auto"/>
            </w:tcBorders>
            <w:vAlign w:val="center"/>
          </w:tcPr>
          <w:p w14:paraId="5CCE0841"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租赁起始日</w:t>
            </w:r>
          </w:p>
        </w:tc>
        <w:tc>
          <w:tcPr>
            <w:tcW w:w="1298" w:type="dxa"/>
            <w:tcBorders>
              <w:top w:val="single" w:sz="8" w:space="0" w:color="auto"/>
              <w:bottom w:val="single" w:sz="4" w:space="0" w:color="auto"/>
            </w:tcBorders>
            <w:vAlign w:val="center"/>
          </w:tcPr>
          <w:p w14:paraId="671F927B"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租赁终止日</w:t>
            </w:r>
          </w:p>
        </w:tc>
        <w:tc>
          <w:tcPr>
            <w:tcW w:w="1298" w:type="dxa"/>
            <w:tcBorders>
              <w:top w:val="single" w:sz="8" w:space="0" w:color="auto"/>
              <w:bottom w:val="single" w:sz="4" w:space="0" w:color="auto"/>
            </w:tcBorders>
            <w:vAlign w:val="center"/>
          </w:tcPr>
          <w:p w14:paraId="414375F7"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租赁收益</w:t>
            </w:r>
          </w:p>
          <w:p w14:paraId="5411532E"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定价依据</w:t>
            </w:r>
          </w:p>
        </w:tc>
        <w:tc>
          <w:tcPr>
            <w:tcW w:w="1299" w:type="dxa"/>
            <w:tcBorders>
              <w:top w:val="single" w:sz="8" w:space="0" w:color="auto"/>
              <w:bottom w:val="single" w:sz="4" w:space="0" w:color="auto"/>
            </w:tcBorders>
            <w:vAlign w:val="center"/>
          </w:tcPr>
          <w:p w14:paraId="37B0EC5F"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年度确认的租赁收益</w:t>
            </w:r>
          </w:p>
        </w:tc>
      </w:tr>
      <w:tr w:rsidR="00D34B01" w:rsidRPr="00D34B01" w14:paraId="12BAD1CA" w14:textId="77777777" w:rsidTr="00035A37">
        <w:tblPrEx>
          <w:tblCellMar>
            <w:top w:w="0" w:type="dxa"/>
            <w:bottom w:w="0" w:type="dxa"/>
          </w:tblCellMar>
        </w:tblPrEx>
        <w:trPr>
          <w:trHeight w:hRule="exact" w:val="397"/>
        </w:trPr>
        <w:tc>
          <w:tcPr>
            <w:tcW w:w="1298" w:type="dxa"/>
            <w:tcBorders>
              <w:top w:val="single" w:sz="4" w:space="0" w:color="auto"/>
            </w:tcBorders>
            <w:vAlign w:val="center"/>
          </w:tcPr>
          <w:p w14:paraId="616C85A1"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cs="宋体" w:hint="eastAsia"/>
                <w:color w:val="0000FF"/>
                <w:kern w:val="0"/>
                <w:sz w:val="21"/>
                <w:szCs w:val="21"/>
              </w:rPr>
              <w:t>可无限量添加行</w:t>
            </w:r>
          </w:p>
        </w:tc>
        <w:tc>
          <w:tcPr>
            <w:tcW w:w="1298" w:type="dxa"/>
            <w:tcBorders>
              <w:top w:val="single" w:sz="4" w:space="0" w:color="auto"/>
            </w:tcBorders>
            <w:vAlign w:val="center"/>
          </w:tcPr>
          <w:p w14:paraId="1B4F61CF"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top w:val="single" w:sz="4" w:space="0" w:color="auto"/>
            </w:tcBorders>
            <w:vAlign w:val="center"/>
          </w:tcPr>
          <w:p w14:paraId="4F680064"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63E3CD06"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353D5112"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0C5BFCFA"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top w:val="single" w:sz="4" w:space="0" w:color="auto"/>
            </w:tcBorders>
            <w:vAlign w:val="center"/>
          </w:tcPr>
          <w:p w14:paraId="4004C9B4" w14:textId="77777777" w:rsidR="00D34B01" w:rsidRPr="00D34B01" w:rsidRDefault="00D34B01" w:rsidP="00035A37">
            <w:pPr>
              <w:snapToGrid w:val="0"/>
              <w:jc w:val="right"/>
              <w:rPr>
                <w:rFonts w:ascii="Arial Narrow" w:eastAsia="仿宋_GB2312" w:hAnsi="Arial Narrow" w:hint="eastAsia"/>
                <w:b/>
                <w:sz w:val="21"/>
                <w:szCs w:val="21"/>
              </w:rPr>
            </w:pPr>
          </w:p>
        </w:tc>
      </w:tr>
      <w:tr w:rsidR="00D34B01" w:rsidRPr="00D34B01" w14:paraId="0B8E05A8" w14:textId="77777777" w:rsidTr="00035A37">
        <w:tblPrEx>
          <w:tblCellMar>
            <w:top w:w="0" w:type="dxa"/>
            <w:bottom w:w="0" w:type="dxa"/>
          </w:tblCellMar>
        </w:tblPrEx>
        <w:trPr>
          <w:trHeight w:hRule="exact" w:val="397"/>
        </w:trPr>
        <w:tc>
          <w:tcPr>
            <w:tcW w:w="1298" w:type="dxa"/>
            <w:tcBorders>
              <w:bottom w:val="single" w:sz="8" w:space="0" w:color="auto"/>
            </w:tcBorders>
            <w:vAlign w:val="center"/>
          </w:tcPr>
          <w:p w14:paraId="240EEC3B"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6B894F99"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0DBF9B51"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0AB63A49"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0BE6BD6B"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2DFD5C82"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bottom w:val="single" w:sz="8" w:space="0" w:color="auto"/>
            </w:tcBorders>
            <w:vAlign w:val="center"/>
          </w:tcPr>
          <w:p w14:paraId="6BD2A843" w14:textId="77777777" w:rsidR="00D34B01" w:rsidRPr="00D34B01" w:rsidRDefault="00D34B01" w:rsidP="00035A37">
            <w:pPr>
              <w:snapToGrid w:val="0"/>
              <w:jc w:val="right"/>
              <w:rPr>
                <w:rFonts w:ascii="Arial Narrow" w:eastAsia="仿宋_GB2312" w:hAnsi="Arial Narrow" w:hint="eastAsia"/>
                <w:b/>
                <w:sz w:val="21"/>
                <w:szCs w:val="21"/>
              </w:rPr>
            </w:pPr>
          </w:p>
        </w:tc>
      </w:tr>
    </w:tbl>
    <w:p w14:paraId="627BC67C"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lastRenderedPageBreak/>
        <w:t>B、公司承租情况表</w:t>
      </w:r>
    </w:p>
    <w:tbl>
      <w:tblPr>
        <w:tblW w:w="9087" w:type="dxa"/>
        <w:tblInd w:w="93" w:type="dxa"/>
        <w:tblBorders>
          <w:top w:val="single" w:sz="4" w:space="0" w:color="auto"/>
          <w:bottom w:val="single" w:sz="4" w:space="0" w:color="auto"/>
        </w:tblBorders>
        <w:tblLayout w:type="fixed"/>
        <w:tblLook w:val="0000" w:firstRow="0" w:lastRow="0" w:firstColumn="0" w:lastColumn="0" w:noHBand="0" w:noVBand="0"/>
      </w:tblPr>
      <w:tblGrid>
        <w:gridCol w:w="1298"/>
        <w:gridCol w:w="1298"/>
        <w:gridCol w:w="1298"/>
        <w:gridCol w:w="1298"/>
        <w:gridCol w:w="1298"/>
        <w:gridCol w:w="1298"/>
        <w:gridCol w:w="1299"/>
      </w:tblGrid>
      <w:tr w:rsidR="00D34B01" w:rsidRPr="00D34B01" w14:paraId="792AF1F9" w14:textId="77777777" w:rsidTr="00035A37">
        <w:tblPrEx>
          <w:tblCellMar>
            <w:top w:w="0" w:type="dxa"/>
            <w:bottom w:w="0" w:type="dxa"/>
          </w:tblCellMar>
        </w:tblPrEx>
        <w:trPr>
          <w:trHeight w:hRule="exact" w:val="766"/>
        </w:trPr>
        <w:tc>
          <w:tcPr>
            <w:tcW w:w="1298" w:type="dxa"/>
            <w:tcBorders>
              <w:top w:val="single" w:sz="8" w:space="0" w:color="auto"/>
              <w:bottom w:val="single" w:sz="4" w:space="0" w:color="auto"/>
            </w:tcBorders>
            <w:vAlign w:val="center"/>
          </w:tcPr>
          <w:p w14:paraId="417A75B0"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出租方名称</w:t>
            </w:r>
          </w:p>
        </w:tc>
        <w:tc>
          <w:tcPr>
            <w:tcW w:w="1298" w:type="dxa"/>
            <w:tcBorders>
              <w:top w:val="single" w:sz="8" w:space="0" w:color="auto"/>
              <w:bottom w:val="single" w:sz="4" w:space="0" w:color="auto"/>
            </w:tcBorders>
            <w:vAlign w:val="center"/>
          </w:tcPr>
          <w:p w14:paraId="1201B755"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hint="eastAsia"/>
                <w:b/>
                <w:sz w:val="21"/>
                <w:szCs w:val="21"/>
              </w:rPr>
              <w:t>承租方名称</w:t>
            </w:r>
          </w:p>
        </w:tc>
        <w:tc>
          <w:tcPr>
            <w:tcW w:w="1298" w:type="dxa"/>
            <w:tcBorders>
              <w:top w:val="single" w:sz="8" w:space="0" w:color="auto"/>
              <w:bottom w:val="single" w:sz="4" w:space="0" w:color="auto"/>
            </w:tcBorders>
            <w:vAlign w:val="center"/>
          </w:tcPr>
          <w:p w14:paraId="66E2FBE9"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租赁资产</w:t>
            </w:r>
          </w:p>
          <w:p w14:paraId="2CE71727"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种类</w:t>
            </w:r>
          </w:p>
        </w:tc>
        <w:tc>
          <w:tcPr>
            <w:tcW w:w="1298" w:type="dxa"/>
            <w:tcBorders>
              <w:top w:val="single" w:sz="8" w:space="0" w:color="auto"/>
              <w:bottom w:val="single" w:sz="4" w:space="0" w:color="auto"/>
            </w:tcBorders>
            <w:vAlign w:val="center"/>
          </w:tcPr>
          <w:p w14:paraId="386FF029"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租赁起始日</w:t>
            </w:r>
          </w:p>
        </w:tc>
        <w:tc>
          <w:tcPr>
            <w:tcW w:w="1298" w:type="dxa"/>
            <w:tcBorders>
              <w:top w:val="single" w:sz="8" w:space="0" w:color="auto"/>
              <w:bottom w:val="single" w:sz="4" w:space="0" w:color="auto"/>
            </w:tcBorders>
            <w:vAlign w:val="center"/>
          </w:tcPr>
          <w:p w14:paraId="395D2931"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租赁终止日</w:t>
            </w:r>
          </w:p>
        </w:tc>
        <w:tc>
          <w:tcPr>
            <w:tcW w:w="1298" w:type="dxa"/>
            <w:tcBorders>
              <w:top w:val="single" w:sz="8" w:space="0" w:color="auto"/>
              <w:bottom w:val="single" w:sz="4" w:space="0" w:color="auto"/>
            </w:tcBorders>
            <w:vAlign w:val="center"/>
          </w:tcPr>
          <w:p w14:paraId="4601FD8A"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租赁费</w:t>
            </w:r>
          </w:p>
          <w:p w14:paraId="55686E93"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定价依据</w:t>
            </w:r>
          </w:p>
        </w:tc>
        <w:tc>
          <w:tcPr>
            <w:tcW w:w="1299" w:type="dxa"/>
            <w:tcBorders>
              <w:top w:val="single" w:sz="8" w:space="0" w:color="auto"/>
              <w:bottom w:val="single" w:sz="4" w:space="0" w:color="auto"/>
            </w:tcBorders>
            <w:vAlign w:val="center"/>
          </w:tcPr>
          <w:p w14:paraId="2266D645"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年度确认</w:t>
            </w:r>
          </w:p>
          <w:p w14:paraId="5E36D8E0"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的租赁费</w:t>
            </w:r>
          </w:p>
        </w:tc>
      </w:tr>
      <w:tr w:rsidR="00D34B01" w:rsidRPr="00D34B01" w14:paraId="7DF81A77" w14:textId="77777777" w:rsidTr="00035A37">
        <w:tblPrEx>
          <w:tblCellMar>
            <w:top w:w="0" w:type="dxa"/>
            <w:bottom w:w="0" w:type="dxa"/>
          </w:tblCellMar>
        </w:tblPrEx>
        <w:trPr>
          <w:trHeight w:hRule="exact" w:val="397"/>
        </w:trPr>
        <w:tc>
          <w:tcPr>
            <w:tcW w:w="1298" w:type="dxa"/>
            <w:tcBorders>
              <w:top w:val="single" w:sz="4" w:space="0" w:color="auto"/>
            </w:tcBorders>
            <w:vAlign w:val="center"/>
          </w:tcPr>
          <w:p w14:paraId="7F91CD2C" w14:textId="77777777" w:rsidR="00D34B01" w:rsidRPr="00D34B01" w:rsidRDefault="00D34B01" w:rsidP="00035A37">
            <w:pPr>
              <w:snapToGrid w:val="0"/>
              <w:jc w:val="left"/>
              <w:rPr>
                <w:rFonts w:ascii="Arial Narrow" w:eastAsia="仿宋_GB2312" w:hAnsi="Arial Narrow" w:hint="eastAsia"/>
                <w:b/>
                <w:sz w:val="21"/>
                <w:szCs w:val="21"/>
              </w:rPr>
            </w:pPr>
            <w:r w:rsidRPr="00D34B01">
              <w:rPr>
                <w:rFonts w:ascii="Arial Narrow" w:eastAsia="仿宋_GB2312" w:hAnsi="Arial Narrow" w:cs="宋体" w:hint="eastAsia"/>
                <w:color w:val="0000FF"/>
                <w:kern w:val="0"/>
                <w:sz w:val="21"/>
                <w:szCs w:val="21"/>
              </w:rPr>
              <w:t>可无限量添加行</w:t>
            </w:r>
          </w:p>
        </w:tc>
        <w:tc>
          <w:tcPr>
            <w:tcW w:w="1298" w:type="dxa"/>
            <w:tcBorders>
              <w:top w:val="single" w:sz="4" w:space="0" w:color="auto"/>
            </w:tcBorders>
            <w:vAlign w:val="center"/>
          </w:tcPr>
          <w:p w14:paraId="17790A99"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top w:val="single" w:sz="4" w:space="0" w:color="auto"/>
            </w:tcBorders>
            <w:vAlign w:val="center"/>
          </w:tcPr>
          <w:p w14:paraId="19983B91"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0031F50F"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1792E996"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top w:val="single" w:sz="4" w:space="0" w:color="auto"/>
            </w:tcBorders>
            <w:vAlign w:val="center"/>
          </w:tcPr>
          <w:p w14:paraId="7A17EE9D"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top w:val="single" w:sz="4" w:space="0" w:color="auto"/>
            </w:tcBorders>
            <w:vAlign w:val="center"/>
          </w:tcPr>
          <w:p w14:paraId="032A046A" w14:textId="77777777" w:rsidR="00D34B01" w:rsidRPr="00D34B01" w:rsidRDefault="00D34B01" w:rsidP="00035A37">
            <w:pPr>
              <w:snapToGrid w:val="0"/>
              <w:jc w:val="right"/>
              <w:rPr>
                <w:rFonts w:ascii="Arial Narrow" w:eastAsia="仿宋_GB2312" w:hAnsi="Arial Narrow" w:hint="eastAsia"/>
                <w:b/>
                <w:sz w:val="21"/>
                <w:szCs w:val="21"/>
              </w:rPr>
            </w:pPr>
          </w:p>
        </w:tc>
      </w:tr>
      <w:tr w:rsidR="00D34B01" w:rsidRPr="00D34B01" w14:paraId="723A15A6" w14:textId="77777777" w:rsidTr="00035A37">
        <w:tblPrEx>
          <w:tblCellMar>
            <w:top w:w="0" w:type="dxa"/>
            <w:bottom w:w="0" w:type="dxa"/>
          </w:tblCellMar>
        </w:tblPrEx>
        <w:trPr>
          <w:trHeight w:hRule="exact" w:val="397"/>
        </w:trPr>
        <w:tc>
          <w:tcPr>
            <w:tcW w:w="1298" w:type="dxa"/>
            <w:tcBorders>
              <w:bottom w:val="single" w:sz="8" w:space="0" w:color="auto"/>
            </w:tcBorders>
            <w:vAlign w:val="center"/>
          </w:tcPr>
          <w:p w14:paraId="321C3DC5"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007A86C3" w14:textId="77777777" w:rsidR="00D34B01" w:rsidRPr="00D34B01" w:rsidRDefault="00D34B01" w:rsidP="00035A37">
            <w:pPr>
              <w:snapToGrid w:val="0"/>
              <w:jc w:val="left"/>
              <w:rPr>
                <w:rFonts w:ascii="Arial Narrow" w:eastAsia="仿宋_GB2312" w:hAnsi="Arial Narrow" w:hint="eastAsia"/>
                <w:b/>
                <w:sz w:val="21"/>
                <w:szCs w:val="21"/>
              </w:rPr>
            </w:pPr>
          </w:p>
        </w:tc>
        <w:tc>
          <w:tcPr>
            <w:tcW w:w="1298" w:type="dxa"/>
            <w:tcBorders>
              <w:bottom w:val="single" w:sz="8" w:space="0" w:color="auto"/>
            </w:tcBorders>
            <w:vAlign w:val="center"/>
          </w:tcPr>
          <w:p w14:paraId="7790924C"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004954F1"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184C4CCA" w14:textId="77777777" w:rsidR="00D34B01" w:rsidRPr="00D34B01" w:rsidRDefault="00D34B01" w:rsidP="00035A37">
            <w:pPr>
              <w:snapToGrid w:val="0"/>
              <w:jc w:val="right"/>
              <w:rPr>
                <w:rFonts w:ascii="Arial Narrow" w:eastAsia="仿宋_GB2312" w:hAnsi="Arial Narrow" w:hint="eastAsia"/>
                <w:b/>
                <w:sz w:val="21"/>
                <w:szCs w:val="21"/>
              </w:rPr>
            </w:pPr>
          </w:p>
        </w:tc>
        <w:tc>
          <w:tcPr>
            <w:tcW w:w="1298" w:type="dxa"/>
            <w:tcBorders>
              <w:bottom w:val="single" w:sz="8" w:space="0" w:color="auto"/>
            </w:tcBorders>
            <w:vAlign w:val="center"/>
          </w:tcPr>
          <w:p w14:paraId="422A8D71" w14:textId="77777777" w:rsidR="00D34B01" w:rsidRPr="00D34B01" w:rsidRDefault="00D34B01" w:rsidP="00035A37">
            <w:pPr>
              <w:snapToGrid w:val="0"/>
              <w:jc w:val="right"/>
              <w:rPr>
                <w:rFonts w:ascii="Arial Narrow" w:eastAsia="仿宋_GB2312" w:hAnsi="Arial Narrow" w:hint="eastAsia"/>
                <w:b/>
                <w:sz w:val="21"/>
                <w:szCs w:val="21"/>
              </w:rPr>
            </w:pPr>
          </w:p>
        </w:tc>
        <w:tc>
          <w:tcPr>
            <w:tcW w:w="1299" w:type="dxa"/>
            <w:tcBorders>
              <w:bottom w:val="single" w:sz="8" w:space="0" w:color="auto"/>
            </w:tcBorders>
            <w:vAlign w:val="center"/>
          </w:tcPr>
          <w:p w14:paraId="758108C3" w14:textId="77777777" w:rsidR="00D34B01" w:rsidRPr="00D34B01" w:rsidRDefault="00D34B01" w:rsidP="00035A37">
            <w:pPr>
              <w:snapToGrid w:val="0"/>
              <w:jc w:val="right"/>
              <w:rPr>
                <w:rFonts w:ascii="Arial Narrow" w:eastAsia="仿宋_GB2312" w:hAnsi="Arial Narrow" w:hint="eastAsia"/>
                <w:b/>
                <w:sz w:val="21"/>
                <w:szCs w:val="21"/>
              </w:rPr>
            </w:pPr>
          </w:p>
        </w:tc>
      </w:tr>
    </w:tbl>
    <w:p w14:paraId="395D8867" w14:textId="77777777" w:rsidR="00D34B01" w:rsidRPr="00A526D8" w:rsidRDefault="00D34B01" w:rsidP="00D34B01">
      <w:pPr>
        <w:spacing w:beforeLines="50" w:before="222" w:afterLines="50" w:after="222" w:line="300" w:lineRule="auto"/>
        <w:rPr>
          <w:rFonts w:ascii="Arial Narrow" w:eastAsia="仿宋_GB2312" w:hAnsi="Arial Narrow"/>
          <w:sz w:val="24"/>
          <w:szCs w:val="24"/>
        </w:rPr>
      </w:pPr>
      <w:r w:rsidRPr="00A526D8">
        <w:rPr>
          <w:rFonts w:ascii="Arial Narrow" w:eastAsia="仿宋_GB2312" w:hAnsi="Arial Narrow" w:hint="eastAsia"/>
          <w:sz w:val="24"/>
          <w:szCs w:val="24"/>
        </w:rPr>
        <w:t>说明</w:t>
      </w:r>
      <w:r>
        <w:rPr>
          <w:rFonts w:ascii="Arial Narrow" w:eastAsia="仿宋_GB2312" w:hAnsi="Arial Narrow" w:hint="eastAsia"/>
          <w:sz w:val="24"/>
          <w:szCs w:val="24"/>
        </w:rPr>
        <w:t>：</w:t>
      </w:r>
    </w:p>
    <w:p w14:paraId="54469E13" w14:textId="77777777" w:rsidR="00D34B01" w:rsidRPr="00D34B01" w:rsidRDefault="00D34B01" w:rsidP="00D34B01">
      <w:pPr>
        <w:adjustRightInd w:val="0"/>
        <w:snapToGrid w:val="0"/>
        <w:spacing w:beforeLines="50" w:before="222" w:line="300" w:lineRule="auto"/>
        <w:rPr>
          <w:rFonts w:ascii="仿宋_GB2312" w:eastAsia="仿宋_GB2312" w:hAnsi="宋体" w:hint="eastAsia"/>
          <w:sz w:val="24"/>
        </w:rPr>
      </w:pPr>
      <w:r w:rsidRPr="00D34B01">
        <w:rPr>
          <w:rFonts w:ascii="仿宋_GB2312" w:eastAsia="仿宋_GB2312" w:hAnsi="宋体" w:hint="eastAsia"/>
          <w:sz w:val="24"/>
        </w:rPr>
        <w:t>（4）关联担保情况</w:t>
      </w:r>
    </w:p>
    <w:tbl>
      <w:tblPr>
        <w:tblW w:w="9243" w:type="dxa"/>
        <w:tblBorders>
          <w:top w:val="single" w:sz="4" w:space="0" w:color="auto"/>
          <w:bottom w:val="single" w:sz="4" w:space="0" w:color="auto"/>
        </w:tblBorders>
        <w:tblLayout w:type="fixed"/>
        <w:tblLook w:val="0000" w:firstRow="0" w:lastRow="0" w:firstColumn="0" w:lastColumn="0" w:noHBand="0" w:noVBand="0"/>
      </w:tblPr>
      <w:tblGrid>
        <w:gridCol w:w="1540"/>
        <w:gridCol w:w="1541"/>
        <w:gridCol w:w="1540"/>
        <w:gridCol w:w="1541"/>
        <w:gridCol w:w="1540"/>
        <w:gridCol w:w="1541"/>
      </w:tblGrid>
      <w:tr w:rsidR="00D34B01" w:rsidRPr="00D34B01" w14:paraId="37C32982" w14:textId="77777777" w:rsidTr="00035A37">
        <w:tblPrEx>
          <w:tblCellMar>
            <w:top w:w="0" w:type="dxa"/>
            <w:bottom w:w="0" w:type="dxa"/>
          </w:tblCellMar>
        </w:tblPrEx>
        <w:trPr>
          <w:trHeight w:val="397"/>
        </w:trPr>
        <w:tc>
          <w:tcPr>
            <w:tcW w:w="1540" w:type="dxa"/>
            <w:tcBorders>
              <w:top w:val="single" w:sz="4" w:space="0" w:color="auto"/>
              <w:bottom w:val="single" w:sz="4" w:space="0" w:color="auto"/>
            </w:tcBorders>
            <w:vAlign w:val="center"/>
          </w:tcPr>
          <w:p w14:paraId="342B23C2"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担保方</w:t>
            </w:r>
          </w:p>
        </w:tc>
        <w:tc>
          <w:tcPr>
            <w:tcW w:w="1541" w:type="dxa"/>
            <w:tcBorders>
              <w:top w:val="single" w:sz="4" w:space="0" w:color="auto"/>
              <w:bottom w:val="single" w:sz="4" w:space="0" w:color="auto"/>
            </w:tcBorders>
            <w:vAlign w:val="center"/>
          </w:tcPr>
          <w:p w14:paraId="76078FAE"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被担保方</w:t>
            </w:r>
          </w:p>
        </w:tc>
        <w:tc>
          <w:tcPr>
            <w:tcW w:w="1540" w:type="dxa"/>
            <w:tcBorders>
              <w:top w:val="single" w:sz="4" w:space="0" w:color="auto"/>
              <w:bottom w:val="single" w:sz="4" w:space="0" w:color="auto"/>
            </w:tcBorders>
            <w:vAlign w:val="center"/>
          </w:tcPr>
          <w:p w14:paraId="1B200DFC"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担保金额</w:t>
            </w:r>
          </w:p>
        </w:tc>
        <w:tc>
          <w:tcPr>
            <w:tcW w:w="1541" w:type="dxa"/>
            <w:tcBorders>
              <w:top w:val="single" w:sz="4" w:space="0" w:color="auto"/>
              <w:bottom w:val="single" w:sz="4" w:space="0" w:color="auto"/>
            </w:tcBorders>
            <w:vAlign w:val="center"/>
          </w:tcPr>
          <w:p w14:paraId="37C5351E"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担保起始日</w:t>
            </w:r>
          </w:p>
        </w:tc>
        <w:tc>
          <w:tcPr>
            <w:tcW w:w="1540" w:type="dxa"/>
            <w:tcBorders>
              <w:top w:val="single" w:sz="4" w:space="0" w:color="auto"/>
              <w:bottom w:val="single" w:sz="4" w:space="0" w:color="auto"/>
            </w:tcBorders>
            <w:vAlign w:val="center"/>
          </w:tcPr>
          <w:p w14:paraId="23939F0F"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担保终止日</w:t>
            </w:r>
          </w:p>
        </w:tc>
        <w:tc>
          <w:tcPr>
            <w:tcW w:w="1541" w:type="dxa"/>
            <w:tcBorders>
              <w:top w:val="single" w:sz="4" w:space="0" w:color="auto"/>
              <w:bottom w:val="single" w:sz="4" w:space="0" w:color="auto"/>
            </w:tcBorders>
            <w:vAlign w:val="center"/>
          </w:tcPr>
          <w:p w14:paraId="7149D026"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担保是否已经履行完毕</w:t>
            </w:r>
          </w:p>
        </w:tc>
      </w:tr>
      <w:tr w:rsidR="00D34B01" w:rsidRPr="00D34B01" w14:paraId="204D53B8" w14:textId="77777777" w:rsidTr="00035A37">
        <w:tblPrEx>
          <w:tblCellMar>
            <w:top w:w="0" w:type="dxa"/>
            <w:bottom w:w="0" w:type="dxa"/>
          </w:tblCellMar>
        </w:tblPrEx>
        <w:trPr>
          <w:trHeight w:val="397"/>
        </w:trPr>
        <w:tc>
          <w:tcPr>
            <w:tcW w:w="1540" w:type="dxa"/>
            <w:tcBorders>
              <w:top w:val="single" w:sz="4" w:space="0" w:color="auto"/>
            </w:tcBorders>
            <w:vAlign w:val="center"/>
          </w:tcPr>
          <w:p w14:paraId="551C22B0" w14:textId="77777777" w:rsidR="00D34B01" w:rsidRPr="00D34B01" w:rsidRDefault="00D34B01" w:rsidP="00035A37">
            <w:pPr>
              <w:snapToGrid w:val="0"/>
              <w:rPr>
                <w:rFonts w:ascii="Arial Narrow" w:eastAsia="仿宋_GB2312" w:hAnsi="Arial Narrow" w:hint="eastAsia"/>
                <w:color w:val="000000"/>
                <w:sz w:val="21"/>
                <w:szCs w:val="21"/>
              </w:rPr>
            </w:pPr>
          </w:p>
        </w:tc>
        <w:tc>
          <w:tcPr>
            <w:tcW w:w="1541" w:type="dxa"/>
            <w:tcBorders>
              <w:top w:val="single" w:sz="4" w:space="0" w:color="auto"/>
            </w:tcBorders>
            <w:vAlign w:val="center"/>
          </w:tcPr>
          <w:p w14:paraId="336B9833" w14:textId="77777777" w:rsidR="00D34B01" w:rsidRPr="00D34B01" w:rsidRDefault="00D34B01" w:rsidP="00035A37">
            <w:pPr>
              <w:snapToGrid w:val="0"/>
              <w:rPr>
                <w:rFonts w:ascii="Arial Narrow" w:eastAsia="仿宋_GB2312" w:hAnsi="Arial Narrow" w:hint="eastAsia"/>
                <w:color w:val="000000"/>
                <w:sz w:val="21"/>
                <w:szCs w:val="21"/>
              </w:rPr>
            </w:pPr>
          </w:p>
        </w:tc>
        <w:tc>
          <w:tcPr>
            <w:tcW w:w="1540" w:type="dxa"/>
            <w:tcBorders>
              <w:top w:val="single" w:sz="4" w:space="0" w:color="auto"/>
            </w:tcBorders>
            <w:vAlign w:val="center"/>
          </w:tcPr>
          <w:p w14:paraId="41BAA356"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1" w:type="dxa"/>
            <w:tcBorders>
              <w:top w:val="single" w:sz="4" w:space="0" w:color="auto"/>
            </w:tcBorders>
            <w:vAlign w:val="center"/>
          </w:tcPr>
          <w:p w14:paraId="3018E6AC"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0" w:type="dxa"/>
            <w:tcBorders>
              <w:top w:val="single" w:sz="4" w:space="0" w:color="auto"/>
            </w:tcBorders>
            <w:vAlign w:val="center"/>
          </w:tcPr>
          <w:p w14:paraId="46561273"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1" w:type="dxa"/>
            <w:tcBorders>
              <w:top w:val="single" w:sz="4" w:space="0" w:color="auto"/>
            </w:tcBorders>
            <w:vAlign w:val="center"/>
          </w:tcPr>
          <w:p w14:paraId="6F0EA7EE"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4837BA60" w14:textId="77777777" w:rsidTr="00035A37">
        <w:tblPrEx>
          <w:tblCellMar>
            <w:top w:w="0" w:type="dxa"/>
            <w:bottom w:w="0" w:type="dxa"/>
          </w:tblCellMar>
        </w:tblPrEx>
        <w:trPr>
          <w:trHeight w:val="397"/>
        </w:trPr>
        <w:tc>
          <w:tcPr>
            <w:tcW w:w="1540" w:type="dxa"/>
            <w:tcBorders>
              <w:bottom w:val="nil"/>
            </w:tcBorders>
            <w:vAlign w:val="center"/>
          </w:tcPr>
          <w:p w14:paraId="51916FDE" w14:textId="77777777" w:rsidR="00D34B01" w:rsidRPr="00D34B01" w:rsidRDefault="00D34B01" w:rsidP="00035A37">
            <w:pPr>
              <w:snapToGrid w:val="0"/>
              <w:rPr>
                <w:rFonts w:ascii="Arial Narrow" w:eastAsia="仿宋_GB2312" w:hAnsi="Arial Narrow" w:hint="eastAsia"/>
                <w:color w:val="000000"/>
                <w:sz w:val="21"/>
                <w:szCs w:val="21"/>
              </w:rPr>
            </w:pPr>
          </w:p>
        </w:tc>
        <w:tc>
          <w:tcPr>
            <w:tcW w:w="1541" w:type="dxa"/>
            <w:tcBorders>
              <w:bottom w:val="nil"/>
            </w:tcBorders>
            <w:vAlign w:val="center"/>
          </w:tcPr>
          <w:p w14:paraId="537D7010" w14:textId="77777777" w:rsidR="00D34B01" w:rsidRPr="00D34B01" w:rsidRDefault="00D34B01" w:rsidP="00035A37">
            <w:pPr>
              <w:snapToGrid w:val="0"/>
              <w:rPr>
                <w:rFonts w:ascii="Arial Narrow" w:eastAsia="仿宋_GB2312" w:hAnsi="Arial Narrow" w:hint="eastAsia"/>
                <w:color w:val="000000"/>
                <w:sz w:val="21"/>
                <w:szCs w:val="21"/>
              </w:rPr>
            </w:pPr>
          </w:p>
        </w:tc>
        <w:tc>
          <w:tcPr>
            <w:tcW w:w="1540" w:type="dxa"/>
            <w:tcBorders>
              <w:bottom w:val="nil"/>
            </w:tcBorders>
            <w:vAlign w:val="center"/>
          </w:tcPr>
          <w:p w14:paraId="0E40FC8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1" w:type="dxa"/>
            <w:tcBorders>
              <w:bottom w:val="nil"/>
            </w:tcBorders>
            <w:vAlign w:val="center"/>
          </w:tcPr>
          <w:p w14:paraId="6E251518"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0" w:type="dxa"/>
            <w:tcBorders>
              <w:bottom w:val="nil"/>
            </w:tcBorders>
            <w:vAlign w:val="center"/>
          </w:tcPr>
          <w:p w14:paraId="1FA72731"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1" w:type="dxa"/>
            <w:tcBorders>
              <w:bottom w:val="nil"/>
            </w:tcBorders>
            <w:vAlign w:val="center"/>
          </w:tcPr>
          <w:p w14:paraId="6A9744CF"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7B04F401" w14:textId="77777777" w:rsidTr="00035A37">
        <w:tblPrEx>
          <w:tblCellMar>
            <w:top w:w="0" w:type="dxa"/>
            <w:bottom w:w="0" w:type="dxa"/>
          </w:tblCellMar>
        </w:tblPrEx>
        <w:trPr>
          <w:trHeight w:val="397"/>
        </w:trPr>
        <w:tc>
          <w:tcPr>
            <w:tcW w:w="1540" w:type="dxa"/>
            <w:tcBorders>
              <w:top w:val="nil"/>
              <w:bottom w:val="single" w:sz="4" w:space="0" w:color="auto"/>
            </w:tcBorders>
            <w:vAlign w:val="center"/>
          </w:tcPr>
          <w:p w14:paraId="1CF5D469" w14:textId="77777777" w:rsidR="00D34B01" w:rsidRPr="00D34B01" w:rsidRDefault="00D34B01" w:rsidP="00035A37">
            <w:pPr>
              <w:snapToGrid w:val="0"/>
              <w:rPr>
                <w:rFonts w:ascii="Arial Narrow" w:eastAsia="仿宋_GB2312" w:hAnsi="Arial Narrow" w:hint="eastAsia"/>
                <w:color w:val="000000"/>
                <w:sz w:val="21"/>
                <w:szCs w:val="21"/>
              </w:rPr>
            </w:pPr>
          </w:p>
        </w:tc>
        <w:tc>
          <w:tcPr>
            <w:tcW w:w="1541" w:type="dxa"/>
            <w:tcBorders>
              <w:top w:val="nil"/>
              <w:bottom w:val="single" w:sz="4" w:space="0" w:color="auto"/>
            </w:tcBorders>
            <w:vAlign w:val="center"/>
          </w:tcPr>
          <w:p w14:paraId="1DE28A53" w14:textId="77777777" w:rsidR="00D34B01" w:rsidRPr="00D34B01" w:rsidRDefault="00D34B01" w:rsidP="00035A37">
            <w:pPr>
              <w:snapToGrid w:val="0"/>
              <w:rPr>
                <w:rFonts w:ascii="Arial Narrow" w:eastAsia="仿宋_GB2312" w:hAnsi="Arial Narrow" w:hint="eastAsia"/>
                <w:color w:val="000000"/>
                <w:sz w:val="21"/>
                <w:szCs w:val="21"/>
              </w:rPr>
            </w:pPr>
          </w:p>
        </w:tc>
        <w:tc>
          <w:tcPr>
            <w:tcW w:w="1540" w:type="dxa"/>
            <w:tcBorders>
              <w:top w:val="nil"/>
              <w:bottom w:val="single" w:sz="4" w:space="0" w:color="auto"/>
            </w:tcBorders>
            <w:vAlign w:val="center"/>
          </w:tcPr>
          <w:p w14:paraId="16E16540"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1" w:type="dxa"/>
            <w:tcBorders>
              <w:top w:val="nil"/>
              <w:bottom w:val="single" w:sz="4" w:space="0" w:color="auto"/>
            </w:tcBorders>
            <w:vAlign w:val="center"/>
          </w:tcPr>
          <w:p w14:paraId="5FF60C95"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0" w:type="dxa"/>
            <w:tcBorders>
              <w:top w:val="nil"/>
              <w:bottom w:val="single" w:sz="4" w:space="0" w:color="auto"/>
            </w:tcBorders>
            <w:vAlign w:val="center"/>
          </w:tcPr>
          <w:p w14:paraId="7D4DA32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41" w:type="dxa"/>
            <w:tcBorders>
              <w:top w:val="nil"/>
              <w:bottom w:val="single" w:sz="4" w:space="0" w:color="auto"/>
            </w:tcBorders>
            <w:vAlign w:val="center"/>
          </w:tcPr>
          <w:p w14:paraId="26789550" w14:textId="77777777" w:rsidR="00D34B01" w:rsidRPr="00D34B01" w:rsidRDefault="00D34B01" w:rsidP="00035A37">
            <w:pPr>
              <w:snapToGrid w:val="0"/>
              <w:jc w:val="right"/>
              <w:rPr>
                <w:rFonts w:ascii="Arial Narrow" w:eastAsia="仿宋_GB2312" w:hAnsi="Arial Narrow" w:hint="eastAsia"/>
                <w:color w:val="000000"/>
                <w:sz w:val="21"/>
                <w:szCs w:val="21"/>
              </w:rPr>
            </w:pPr>
          </w:p>
        </w:tc>
      </w:tr>
    </w:tbl>
    <w:p w14:paraId="0811B152" w14:textId="77777777" w:rsidR="00D34B01" w:rsidRPr="00D34B01" w:rsidRDefault="00D34B01" w:rsidP="00D34B01">
      <w:pPr>
        <w:spacing w:beforeLines="50" w:before="222" w:afterLines="50" w:after="222" w:line="300" w:lineRule="auto"/>
        <w:rPr>
          <w:rFonts w:ascii="Arial Narrow" w:eastAsia="仿宋_GB2312" w:hAnsi="Arial Narrow" w:hint="eastAsia"/>
          <w:sz w:val="24"/>
          <w:szCs w:val="24"/>
        </w:rPr>
      </w:pPr>
      <w:r w:rsidRPr="00C83E77">
        <w:rPr>
          <w:rFonts w:ascii="Arial Narrow" w:eastAsia="仿宋_GB2312" w:hAnsi="Arial Narrow" w:hint="eastAsia"/>
          <w:sz w:val="24"/>
          <w:szCs w:val="24"/>
        </w:rPr>
        <w:t>说明：</w:t>
      </w:r>
      <w:r w:rsidRPr="00D34B01">
        <w:rPr>
          <w:rFonts w:ascii="Arial Narrow" w:eastAsia="仿宋_GB2312" w:hAnsi="Arial Narrow" w:hint="eastAsia"/>
          <w:sz w:val="24"/>
          <w:szCs w:val="24"/>
        </w:rPr>
        <w:t xml:space="preserve"> </w:t>
      </w:r>
    </w:p>
    <w:p w14:paraId="29CC3A15" w14:textId="77777777" w:rsidR="00D34B01" w:rsidRDefault="00D34B01" w:rsidP="00D34B01">
      <w:pPr>
        <w:adjustRightInd w:val="0"/>
        <w:snapToGrid w:val="0"/>
        <w:spacing w:beforeLines="50" w:before="222" w:line="300" w:lineRule="auto"/>
        <w:rPr>
          <w:rFonts w:ascii="Arial Narrow" w:eastAsia="仿宋_GB2312" w:hAnsi="Arial Narrow" w:hint="eastAsia"/>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5</w:t>
      </w:r>
      <w:r>
        <w:rPr>
          <w:rFonts w:ascii="Arial Narrow" w:eastAsia="仿宋_GB2312" w:hAnsi="Arial Narrow" w:hint="eastAsia"/>
          <w:sz w:val="24"/>
          <w:szCs w:val="24"/>
        </w:rPr>
        <w:t>）</w:t>
      </w:r>
      <w:r w:rsidRPr="00C83E77">
        <w:rPr>
          <w:rFonts w:ascii="Arial Narrow" w:eastAsia="仿宋_GB2312" w:hAnsi="Arial Narrow" w:hint="eastAsia"/>
          <w:sz w:val="24"/>
          <w:szCs w:val="24"/>
        </w:rPr>
        <w:t>关联</w:t>
      </w:r>
      <w:r>
        <w:rPr>
          <w:rFonts w:ascii="Arial Narrow" w:eastAsia="仿宋_GB2312" w:hAnsi="Arial Narrow" w:hint="eastAsia"/>
          <w:sz w:val="24"/>
          <w:szCs w:val="24"/>
        </w:rPr>
        <w:t>方资金拆借</w:t>
      </w:r>
    </w:p>
    <w:tbl>
      <w:tblPr>
        <w:tblW w:w="9243" w:type="dxa"/>
        <w:tblBorders>
          <w:top w:val="single" w:sz="4" w:space="0" w:color="auto"/>
          <w:bottom w:val="single" w:sz="4" w:space="0" w:color="auto"/>
        </w:tblBorders>
        <w:tblLayout w:type="fixed"/>
        <w:tblLook w:val="0000" w:firstRow="0" w:lastRow="0" w:firstColumn="0" w:lastColumn="0" w:noHBand="0" w:noVBand="0"/>
      </w:tblPr>
      <w:tblGrid>
        <w:gridCol w:w="1848"/>
        <w:gridCol w:w="1849"/>
        <w:gridCol w:w="1848"/>
        <w:gridCol w:w="1849"/>
        <w:gridCol w:w="1849"/>
      </w:tblGrid>
      <w:tr w:rsidR="00D34B01" w:rsidRPr="00D34B01" w14:paraId="28EF6786" w14:textId="77777777" w:rsidTr="00035A37">
        <w:tblPrEx>
          <w:tblCellMar>
            <w:top w:w="0" w:type="dxa"/>
            <w:bottom w:w="0" w:type="dxa"/>
          </w:tblCellMar>
        </w:tblPrEx>
        <w:trPr>
          <w:trHeight w:val="397"/>
        </w:trPr>
        <w:tc>
          <w:tcPr>
            <w:tcW w:w="1848" w:type="dxa"/>
            <w:tcBorders>
              <w:top w:val="single" w:sz="4" w:space="0" w:color="auto"/>
              <w:bottom w:val="single" w:sz="4" w:space="0" w:color="auto"/>
            </w:tcBorders>
            <w:vAlign w:val="center"/>
          </w:tcPr>
          <w:p w14:paraId="1ADD0050"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关联方</w:t>
            </w:r>
          </w:p>
        </w:tc>
        <w:tc>
          <w:tcPr>
            <w:tcW w:w="1849" w:type="dxa"/>
            <w:tcBorders>
              <w:top w:val="single" w:sz="4" w:space="0" w:color="auto"/>
              <w:bottom w:val="single" w:sz="4" w:space="0" w:color="auto"/>
            </w:tcBorders>
            <w:vAlign w:val="center"/>
          </w:tcPr>
          <w:p w14:paraId="2B61B7E2"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拆借金额</w:t>
            </w:r>
          </w:p>
        </w:tc>
        <w:tc>
          <w:tcPr>
            <w:tcW w:w="1848" w:type="dxa"/>
            <w:tcBorders>
              <w:top w:val="single" w:sz="4" w:space="0" w:color="auto"/>
              <w:bottom w:val="single" w:sz="4" w:space="0" w:color="auto"/>
            </w:tcBorders>
            <w:vAlign w:val="center"/>
          </w:tcPr>
          <w:p w14:paraId="5ED82321"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起始日</w:t>
            </w:r>
          </w:p>
        </w:tc>
        <w:tc>
          <w:tcPr>
            <w:tcW w:w="1849" w:type="dxa"/>
            <w:tcBorders>
              <w:top w:val="single" w:sz="4" w:space="0" w:color="auto"/>
              <w:bottom w:val="single" w:sz="4" w:space="0" w:color="auto"/>
            </w:tcBorders>
            <w:vAlign w:val="center"/>
          </w:tcPr>
          <w:p w14:paraId="24C89483"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到期日</w:t>
            </w:r>
          </w:p>
        </w:tc>
        <w:tc>
          <w:tcPr>
            <w:tcW w:w="1849" w:type="dxa"/>
            <w:tcBorders>
              <w:top w:val="single" w:sz="4" w:space="0" w:color="auto"/>
              <w:bottom w:val="single" w:sz="4" w:space="0" w:color="auto"/>
            </w:tcBorders>
            <w:vAlign w:val="center"/>
          </w:tcPr>
          <w:p w14:paraId="3DF6322B"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说明</w:t>
            </w:r>
          </w:p>
        </w:tc>
      </w:tr>
      <w:tr w:rsidR="00D34B01" w:rsidRPr="00D34B01" w14:paraId="5BDFC40A" w14:textId="77777777" w:rsidTr="00035A37">
        <w:tblPrEx>
          <w:tblCellMar>
            <w:top w:w="0" w:type="dxa"/>
            <w:bottom w:w="0" w:type="dxa"/>
          </w:tblCellMar>
        </w:tblPrEx>
        <w:trPr>
          <w:trHeight w:val="397"/>
        </w:trPr>
        <w:tc>
          <w:tcPr>
            <w:tcW w:w="1848" w:type="dxa"/>
            <w:tcBorders>
              <w:top w:val="single" w:sz="4" w:space="0" w:color="auto"/>
            </w:tcBorders>
            <w:vAlign w:val="center"/>
          </w:tcPr>
          <w:p w14:paraId="03635999" w14:textId="77777777" w:rsidR="00D34B01" w:rsidRPr="00D34B01" w:rsidRDefault="00D34B01" w:rsidP="00035A37">
            <w:pPr>
              <w:snapToGrid w:val="0"/>
              <w:rPr>
                <w:rFonts w:ascii="Arial Narrow" w:eastAsia="仿宋_GB2312" w:hAnsi="Arial Narrow" w:hint="eastAsia"/>
                <w:color w:val="000000"/>
                <w:sz w:val="21"/>
                <w:szCs w:val="21"/>
              </w:rPr>
            </w:pPr>
            <w:r w:rsidRPr="00D34B01">
              <w:rPr>
                <w:rFonts w:ascii="Arial Narrow" w:eastAsia="仿宋_GB2312" w:hAnsi="Arial Narrow" w:hint="eastAsia"/>
                <w:color w:val="000000"/>
                <w:sz w:val="21"/>
                <w:szCs w:val="21"/>
              </w:rPr>
              <w:t>拆入</w:t>
            </w:r>
          </w:p>
        </w:tc>
        <w:tc>
          <w:tcPr>
            <w:tcW w:w="1849" w:type="dxa"/>
            <w:tcBorders>
              <w:top w:val="single" w:sz="4" w:space="0" w:color="auto"/>
            </w:tcBorders>
            <w:vAlign w:val="center"/>
          </w:tcPr>
          <w:p w14:paraId="1570F4DD"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8" w:type="dxa"/>
            <w:tcBorders>
              <w:top w:val="single" w:sz="4" w:space="0" w:color="auto"/>
            </w:tcBorders>
            <w:vAlign w:val="center"/>
          </w:tcPr>
          <w:p w14:paraId="296E7131"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tcBorders>
              <w:top w:val="single" w:sz="4" w:space="0" w:color="auto"/>
            </w:tcBorders>
            <w:vAlign w:val="center"/>
          </w:tcPr>
          <w:p w14:paraId="0CF93367"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tcBorders>
              <w:top w:val="single" w:sz="4" w:space="0" w:color="auto"/>
            </w:tcBorders>
            <w:vAlign w:val="center"/>
          </w:tcPr>
          <w:p w14:paraId="4F35BEA6" w14:textId="77777777" w:rsidR="00D34B01" w:rsidRPr="00D34B01" w:rsidRDefault="00D34B01" w:rsidP="00035A37">
            <w:pPr>
              <w:snapToGrid w:val="0"/>
              <w:rPr>
                <w:rFonts w:ascii="Arial Narrow" w:eastAsia="仿宋_GB2312" w:hAnsi="Arial Narrow" w:hint="eastAsia"/>
                <w:color w:val="000000"/>
                <w:sz w:val="21"/>
                <w:szCs w:val="21"/>
              </w:rPr>
            </w:pPr>
          </w:p>
        </w:tc>
      </w:tr>
      <w:tr w:rsidR="00D34B01" w:rsidRPr="00D34B01" w14:paraId="403AE3E4" w14:textId="77777777" w:rsidTr="00035A37">
        <w:tblPrEx>
          <w:tblCellMar>
            <w:top w:w="0" w:type="dxa"/>
            <w:bottom w:w="0" w:type="dxa"/>
          </w:tblCellMar>
        </w:tblPrEx>
        <w:trPr>
          <w:trHeight w:val="397"/>
        </w:trPr>
        <w:tc>
          <w:tcPr>
            <w:tcW w:w="1848" w:type="dxa"/>
            <w:vAlign w:val="center"/>
          </w:tcPr>
          <w:p w14:paraId="32709664" w14:textId="77777777" w:rsidR="00D34B01" w:rsidRPr="00D34B01" w:rsidRDefault="00D34B01" w:rsidP="00035A37">
            <w:pPr>
              <w:snapToGrid w:val="0"/>
              <w:rPr>
                <w:rFonts w:ascii="Arial Narrow" w:eastAsia="仿宋_GB2312" w:hAnsi="Arial Narrow" w:hint="eastAsia"/>
                <w:color w:val="000000"/>
                <w:sz w:val="21"/>
                <w:szCs w:val="21"/>
              </w:rPr>
            </w:pPr>
          </w:p>
        </w:tc>
        <w:tc>
          <w:tcPr>
            <w:tcW w:w="1849" w:type="dxa"/>
            <w:vAlign w:val="center"/>
          </w:tcPr>
          <w:p w14:paraId="24463D3E"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8" w:type="dxa"/>
            <w:vAlign w:val="center"/>
          </w:tcPr>
          <w:p w14:paraId="35A82EDE"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vAlign w:val="center"/>
          </w:tcPr>
          <w:p w14:paraId="101ACF19"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vAlign w:val="center"/>
          </w:tcPr>
          <w:p w14:paraId="6F879A64" w14:textId="77777777" w:rsidR="00D34B01" w:rsidRPr="00D34B01" w:rsidRDefault="00D34B01" w:rsidP="00035A37">
            <w:pPr>
              <w:snapToGrid w:val="0"/>
              <w:rPr>
                <w:rFonts w:ascii="Arial Narrow" w:eastAsia="仿宋_GB2312" w:hAnsi="Arial Narrow" w:hint="eastAsia"/>
                <w:color w:val="000000"/>
                <w:sz w:val="21"/>
                <w:szCs w:val="21"/>
              </w:rPr>
            </w:pPr>
          </w:p>
        </w:tc>
      </w:tr>
      <w:tr w:rsidR="00D34B01" w:rsidRPr="00D34B01" w14:paraId="22EE8094" w14:textId="77777777" w:rsidTr="00035A37">
        <w:tblPrEx>
          <w:tblCellMar>
            <w:top w:w="0" w:type="dxa"/>
            <w:bottom w:w="0" w:type="dxa"/>
          </w:tblCellMar>
        </w:tblPrEx>
        <w:trPr>
          <w:trHeight w:val="397"/>
        </w:trPr>
        <w:tc>
          <w:tcPr>
            <w:tcW w:w="1848" w:type="dxa"/>
            <w:tcBorders>
              <w:bottom w:val="nil"/>
            </w:tcBorders>
            <w:vAlign w:val="center"/>
          </w:tcPr>
          <w:p w14:paraId="2E457B85" w14:textId="77777777" w:rsidR="00D34B01" w:rsidRPr="00D34B01" w:rsidRDefault="00D34B01" w:rsidP="00035A37">
            <w:pPr>
              <w:snapToGrid w:val="0"/>
              <w:rPr>
                <w:rFonts w:ascii="Arial Narrow" w:eastAsia="仿宋_GB2312" w:hAnsi="Arial Narrow" w:hint="eastAsia"/>
                <w:color w:val="000000"/>
                <w:sz w:val="21"/>
                <w:szCs w:val="21"/>
              </w:rPr>
            </w:pPr>
            <w:r w:rsidRPr="00D34B01">
              <w:rPr>
                <w:rFonts w:ascii="Arial Narrow" w:eastAsia="仿宋_GB2312" w:hAnsi="Arial Narrow" w:hint="eastAsia"/>
                <w:color w:val="000000"/>
                <w:sz w:val="21"/>
                <w:szCs w:val="21"/>
              </w:rPr>
              <w:t>拆出</w:t>
            </w:r>
          </w:p>
        </w:tc>
        <w:tc>
          <w:tcPr>
            <w:tcW w:w="1849" w:type="dxa"/>
            <w:tcBorders>
              <w:bottom w:val="nil"/>
            </w:tcBorders>
            <w:vAlign w:val="center"/>
          </w:tcPr>
          <w:p w14:paraId="3AA0610D"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8" w:type="dxa"/>
            <w:tcBorders>
              <w:bottom w:val="nil"/>
            </w:tcBorders>
            <w:vAlign w:val="center"/>
          </w:tcPr>
          <w:p w14:paraId="35B8115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tcBorders>
              <w:bottom w:val="nil"/>
            </w:tcBorders>
            <w:vAlign w:val="center"/>
          </w:tcPr>
          <w:p w14:paraId="717E9D88"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tcBorders>
              <w:bottom w:val="nil"/>
            </w:tcBorders>
            <w:vAlign w:val="center"/>
          </w:tcPr>
          <w:p w14:paraId="216E6391" w14:textId="77777777" w:rsidR="00D34B01" w:rsidRPr="00D34B01" w:rsidRDefault="00D34B01" w:rsidP="00035A37">
            <w:pPr>
              <w:snapToGrid w:val="0"/>
              <w:rPr>
                <w:rFonts w:ascii="Arial Narrow" w:eastAsia="仿宋_GB2312" w:hAnsi="Arial Narrow" w:hint="eastAsia"/>
                <w:color w:val="000000"/>
                <w:sz w:val="21"/>
                <w:szCs w:val="21"/>
              </w:rPr>
            </w:pPr>
          </w:p>
        </w:tc>
      </w:tr>
      <w:tr w:rsidR="00D34B01" w:rsidRPr="00D34B01" w14:paraId="60385195" w14:textId="77777777" w:rsidTr="00035A37">
        <w:tblPrEx>
          <w:tblCellMar>
            <w:top w:w="0" w:type="dxa"/>
            <w:bottom w:w="0" w:type="dxa"/>
          </w:tblCellMar>
        </w:tblPrEx>
        <w:trPr>
          <w:trHeight w:val="397"/>
        </w:trPr>
        <w:tc>
          <w:tcPr>
            <w:tcW w:w="1848" w:type="dxa"/>
            <w:tcBorders>
              <w:top w:val="nil"/>
              <w:bottom w:val="single" w:sz="4" w:space="0" w:color="auto"/>
            </w:tcBorders>
            <w:vAlign w:val="center"/>
          </w:tcPr>
          <w:p w14:paraId="32C76B82" w14:textId="77777777" w:rsidR="00D34B01" w:rsidRPr="00D34B01" w:rsidRDefault="00D34B01" w:rsidP="00035A37">
            <w:pPr>
              <w:snapToGrid w:val="0"/>
              <w:rPr>
                <w:rFonts w:ascii="Arial Narrow" w:eastAsia="仿宋_GB2312" w:hAnsi="Arial Narrow" w:hint="eastAsia"/>
                <w:color w:val="000000"/>
                <w:sz w:val="21"/>
                <w:szCs w:val="21"/>
              </w:rPr>
            </w:pPr>
          </w:p>
        </w:tc>
        <w:tc>
          <w:tcPr>
            <w:tcW w:w="1849" w:type="dxa"/>
            <w:tcBorders>
              <w:top w:val="nil"/>
              <w:bottom w:val="single" w:sz="4" w:space="0" w:color="auto"/>
            </w:tcBorders>
            <w:vAlign w:val="center"/>
          </w:tcPr>
          <w:p w14:paraId="2774277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8" w:type="dxa"/>
            <w:tcBorders>
              <w:top w:val="nil"/>
              <w:bottom w:val="single" w:sz="4" w:space="0" w:color="auto"/>
            </w:tcBorders>
            <w:vAlign w:val="center"/>
          </w:tcPr>
          <w:p w14:paraId="2E1B5793"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tcBorders>
              <w:top w:val="nil"/>
              <w:bottom w:val="single" w:sz="4" w:space="0" w:color="auto"/>
            </w:tcBorders>
            <w:vAlign w:val="center"/>
          </w:tcPr>
          <w:p w14:paraId="69FB7D96"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849" w:type="dxa"/>
            <w:tcBorders>
              <w:top w:val="nil"/>
              <w:bottom w:val="single" w:sz="4" w:space="0" w:color="auto"/>
            </w:tcBorders>
            <w:vAlign w:val="center"/>
          </w:tcPr>
          <w:p w14:paraId="700DE5DD" w14:textId="77777777" w:rsidR="00D34B01" w:rsidRPr="00D34B01" w:rsidRDefault="00D34B01" w:rsidP="00035A37">
            <w:pPr>
              <w:snapToGrid w:val="0"/>
              <w:rPr>
                <w:rFonts w:ascii="Arial Narrow" w:eastAsia="仿宋_GB2312" w:hAnsi="Arial Narrow" w:hint="eastAsia"/>
                <w:color w:val="000000"/>
                <w:sz w:val="21"/>
                <w:szCs w:val="21"/>
              </w:rPr>
            </w:pPr>
          </w:p>
        </w:tc>
      </w:tr>
    </w:tbl>
    <w:p w14:paraId="6B9EBC89" w14:textId="77777777" w:rsidR="00D34B01" w:rsidRPr="00D34B01" w:rsidRDefault="00D34B01" w:rsidP="00D34B01">
      <w:pPr>
        <w:spacing w:beforeLines="50" w:before="222" w:afterLines="50" w:after="222" w:line="300" w:lineRule="auto"/>
        <w:rPr>
          <w:rFonts w:ascii="Arial Narrow" w:eastAsia="仿宋_GB2312" w:hAnsi="Arial Narrow" w:hint="eastAsia"/>
          <w:sz w:val="24"/>
          <w:szCs w:val="24"/>
        </w:rPr>
      </w:pPr>
      <w:r w:rsidRPr="00C83E77">
        <w:rPr>
          <w:rFonts w:ascii="Arial Narrow" w:eastAsia="仿宋_GB2312" w:hAnsi="Arial Narrow" w:hint="eastAsia"/>
          <w:sz w:val="24"/>
          <w:szCs w:val="24"/>
        </w:rPr>
        <w:t>说明：</w:t>
      </w:r>
      <w:r w:rsidRPr="00D34B01">
        <w:rPr>
          <w:rFonts w:ascii="Arial Narrow" w:eastAsia="仿宋_GB2312" w:hAnsi="Arial Narrow" w:hint="eastAsia"/>
          <w:sz w:val="24"/>
          <w:szCs w:val="24"/>
        </w:rPr>
        <w:t xml:space="preserve"> </w:t>
      </w:r>
    </w:p>
    <w:p w14:paraId="43B3B3D4" w14:textId="77777777" w:rsidR="00D34B01" w:rsidRDefault="00D34B01" w:rsidP="00D34B01">
      <w:pPr>
        <w:adjustRightInd w:val="0"/>
        <w:snapToGrid w:val="0"/>
        <w:spacing w:beforeLines="50" w:before="222" w:line="300" w:lineRule="auto"/>
        <w:rPr>
          <w:rFonts w:ascii="Arial Narrow" w:eastAsia="仿宋_GB2312" w:hAnsi="Arial Narrow" w:hint="eastAsia"/>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6</w:t>
      </w:r>
      <w:r>
        <w:rPr>
          <w:rFonts w:ascii="Arial Narrow" w:eastAsia="仿宋_GB2312" w:hAnsi="Arial Narrow" w:hint="eastAsia"/>
          <w:sz w:val="24"/>
          <w:szCs w:val="24"/>
        </w:rPr>
        <w:t>）</w:t>
      </w:r>
      <w:r w:rsidRPr="00C83E77">
        <w:rPr>
          <w:rFonts w:ascii="Arial Narrow" w:eastAsia="仿宋_GB2312" w:hAnsi="Arial Narrow" w:hint="eastAsia"/>
          <w:sz w:val="24"/>
          <w:szCs w:val="24"/>
        </w:rPr>
        <w:t>关联</w:t>
      </w:r>
      <w:r>
        <w:rPr>
          <w:rFonts w:ascii="Arial Narrow" w:eastAsia="仿宋_GB2312" w:hAnsi="Arial Narrow" w:hint="eastAsia"/>
          <w:sz w:val="24"/>
          <w:szCs w:val="24"/>
        </w:rPr>
        <w:t>方资产转让、债务重组情况</w:t>
      </w:r>
    </w:p>
    <w:tbl>
      <w:tblPr>
        <w:tblW w:w="9243" w:type="dxa"/>
        <w:tblBorders>
          <w:top w:val="single" w:sz="4" w:space="0" w:color="auto"/>
          <w:bottom w:val="single" w:sz="4" w:space="0" w:color="auto"/>
        </w:tblBorders>
        <w:tblLayout w:type="fixed"/>
        <w:tblLook w:val="0000" w:firstRow="0" w:lastRow="0" w:firstColumn="0" w:lastColumn="0" w:noHBand="0" w:noVBand="0"/>
      </w:tblPr>
      <w:tblGrid>
        <w:gridCol w:w="1155"/>
        <w:gridCol w:w="1155"/>
        <w:gridCol w:w="1156"/>
        <w:gridCol w:w="1155"/>
        <w:gridCol w:w="1155"/>
        <w:gridCol w:w="1156"/>
        <w:gridCol w:w="1155"/>
        <w:gridCol w:w="1156"/>
      </w:tblGrid>
      <w:tr w:rsidR="00D34B01" w:rsidRPr="00D34B01" w14:paraId="73CB7054" w14:textId="77777777" w:rsidTr="00035A37">
        <w:tblPrEx>
          <w:tblCellMar>
            <w:top w:w="0" w:type="dxa"/>
            <w:bottom w:w="0" w:type="dxa"/>
          </w:tblCellMar>
        </w:tblPrEx>
        <w:trPr>
          <w:trHeight w:val="397"/>
        </w:trPr>
        <w:tc>
          <w:tcPr>
            <w:tcW w:w="1155" w:type="dxa"/>
            <w:vMerge w:val="restart"/>
            <w:tcBorders>
              <w:top w:val="single" w:sz="4" w:space="0" w:color="auto"/>
              <w:bottom w:val="nil"/>
            </w:tcBorders>
            <w:vAlign w:val="center"/>
          </w:tcPr>
          <w:p w14:paraId="6006A0C2"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关联方</w:t>
            </w:r>
          </w:p>
        </w:tc>
        <w:tc>
          <w:tcPr>
            <w:tcW w:w="1155" w:type="dxa"/>
            <w:vMerge w:val="restart"/>
            <w:tcBorders>
              <w:top w:val="single" w:sz="4" w:space="0" w:color="auto"/>
              <w:bottom w:val="nil"/>
            </w:tcBorders>
            <w:vAlign w:val="center"/>
          </w:tcPr>
          <w:p w14:paraId="79521D05"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关联交易内容</w:t>
            </w:r>
          </w:p>
        </w:tc>
        <w:tc>
          <w:tcPr>
            <w:tcW w:w="1156" w:type="dxa"/>
            <w:vMerge w:val="restart"/>
            <w:tcBorders>
              <w:top w:val="single" w:sz="4" w:space="0" w:color="auto"/>
              <w:bottom w:val="nil"/>
            </w:tcBorders>
            <w:vAlign w:val="center"/>
          </w:tcPr>
          <w:p w14:paraId="5E305442"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关联交易类型</w:t>
            </w:r>
          </w:p>
        </w:tc>
        <w:tc>
          <w:tcPr>
            <w:tcW w:w="1155" w:type="dxa"/>
            <w:vMerge w:val="restart"/>
            <w:tcBorders>
              <w:top w:val="single" w:sz="4" w:space="0" w:color="auto"/>
              <w:bottom w:val="nil"/>
            </w:tcBorders>
            <w:vAlign w:val="center"/>
          </w:tcPr>
          <w:p w14:paraId="7F1D4329"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关联交易定价原则</w:t>
            </w:r>
          </w:p>
        </w:tc>
        <w:tc>
          <w:tcPr>
            <w:tcW w:w="2311" w:type="dxa"/>
            <w:gridSpan w:val="2"/>
            <w:tcBorders>
              <w:top w:val="single" w:sz="4" w:space="0" w:color="auto"/>
              <w:bottom w:val="nil"/>
            </w:tcBorders>
            <w:vAlign w:val="center"/>
          </w:tcPr>
          <w:p w14:paraId="20A67E46" w14:textId="77777777" w:rsidR="00D34B01" w:rsidRPr="00D34B01" w:rsidRDefault="00D34B01" w:rsidP="00035A37">
            <w:pPr>
              <w:adjustRightInd w:val="0"/>
              <w:snapToGrid w:val="0"/>
              <w:jc w:val="right"/>
              <w:rPr>
                <w:rFonts w:ascii="Arial Narrow" w:eastAsia="仿宋_GB2312" w:hAnsi="Arial Narrow" w:hint="eastAsia"/>
                <w:b/>
                <w:sz w:val="21"/>
                <w:szCs w:val="21"/>
              </w:rPr>
            </w:pPr>
            <w:r w:rsidRPr="00D34B01">
              <w:rPr>
                <w:rFonts w:ascii="Arial Narrow" w:eastAsia="仿宋_GB2312" w:hAnsi="Arial Narrow" w:cs="Arial" w:hint="eastAsia"/>
                <w:b/>
                <w:sz w:val="21"/>
                <w:szCs w:val="21"/>
              </w:rPr>
              <w:t>本期发生额</w:t>
            </w:r>
            <w:r w:rsidRPr="00D34B01" w:rsidDel="00820A6A">
              <w:rPr>
                <w:rFonts w:ascii="Arial Narrow" w:eastAsia="仿宋_GB2312" w:hAnsi="Arial Narrow" w:hint="eastAsia"/>
                <w:b/>
                <w:sz w:val="21"/>
                <w:szCs w:val="21"/>
              </w:rPr>
              <w:t xml:space="preserve"> </w:t>
            </w:r>
          </w:p>
        </w:tc>
        <w:tc>
          <w:tcPr>
            <w:tcW w:w="2311" w:type="dxa"/>
            <w:gridSpan w:val="2"/>
            <w:tcBorders>
              <w:top w:val="single" w:sz="4" w:space="0" w:color="auto"/>
              <w:bottom w:val="nil"/>
            </w:tcBorders>
            <w:vAlign w:val="center"/>
          </w:tcPr>
          <w:p w14:paraId="2E46F901" w14:textId="77777777" w:rsidR="00D34B01" w:rsidRPr="00D34B01" w:rsidRDefault="00D34B01" w:rsidP="00035A37">
            <w:pPr>
              <w:adjustRightInd w:val="0"/>
              <w:snapToGrid w:val="0"/>
              <w:jc w:val="right"/>
              <w:rPr>
                <w:rFonts w:ascii="Arial Narrow" w:eastAsia="仿宋_GB2312" w:hAnsi="Arial Narrow" w:cs="Arial" w:hint="eastAsia"/>
                <w:b/>
                <w:sz w:val="21"/>
                <w:szCs w:val="21"/>
              </w:rPr>
            </w:pPr>
            <w:r w:rsidRPr="00D34B01">
              <w:rPr>
                <w:rFonts w:ascii="Arial Narrow" w:eastAsia="仿宋_GB2312" w:hAnsi="Arial Narrow" w:cs="Arial" w:hint="eastAsia"/>
                <w:b/>
                <w:sz w:val="21"/>
                <w:szCs w:val="21"/>
              </w:rPr>
              <w:t>上期发生额</w:t>
            </w:r>
          </w:p>
        </w:tc>
      </w:tr>
      <w:tr w:rsidR="00D34B01" w:rsidRPr="00D34B01" w14:paraId="28D09AFB" w14:textId="77777777" w:rsidTr="00035A37">
        <w:tblPrEx>
          <w:tblCellMar>
            <w:top w:w="0" w:type="dxa"/>
            <w:bottom w:w="0" w:type="dxa"/>
          </w:tblCellMar>
        </w:tblPrEx>
        <w:trPr>
          <w:trHeight w:val="397"/>
        </w:trPr>
        <w:tc>
          <w:tcPr>
            <w:tcW w:w="1155" w:type="dxa"/>
            <w:vMerge/>
            <w:tcBorders>
              <w:top w:val="nil"/>
              <w:bottom w:val="single" w:sz="4" w:space="0" w:color="auto"/>
            </w:tcBorders>
            <w:vAlign w:val="center"/>
          </w:tcPr>
          <w:p w14:paraId="5EA145F8"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vMerge/>
            <w:tcBorders>
              <w:top w:val="nil"/>
              <w:bottom w:val="single" w:sz="4" w:space="0" w:color="auto"/>
            </w:tcBorders>
            <w:vAlign w:val="center"/>
          </w:tcPr>
          <w:p w14:paraId="6C0613E2"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vMerge/>
            <w:tcBorders>
              <w:top w:val="nil"/>
              <w:bottom w:val="single" w:sz="4" w:space="0" w:color="auto"/>
            </w:tcBorders>
            <w:vAlign w:val="center"/>
          </w:tcPr>
          <w:p w14:paraId="4035A84F"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vMerge/>
            <w:tcBorders>
              <w:top w:val="nil"/>
              <w:bottom w:val="single" w:sz="4" w:space="0" w:color="auto"/>
            </w:tcBorders>
            <w:vAlign w:val="center"/>
          </w:tcPr>
          <w:p w14:paraId="6586A50E"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top w:val="nil"/>
              <w:bottom w:val="single" w:sz="4" w:space="0" w:color="auto"/>
            </w:tcBorders>
            <w:vAlign w:val="center"/>
          </w:tcPr>
          <w:p w14:paraId="7976F96D"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金额</w:t>
            </w:r>
          </w:p>
        </w:tc>
        <w:tc>
          <w:tcPr>
            <w:tcW w:w="1156" w:type="dxa"/>
            <w:tcBorders>
              <w:top w:val="nil"/>
              <w:bottom w:val="single" w:sz="4" w:space="0" w:color="auto"/>
            </w:tcBorders>
            <w:vAlign w:val="center"/>
          </w:tcPr>
          <w:p w14:paraId="644BC7A7"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占同类交易金额的比例</w:t>
            </w:r>
            <w:r w:rsidRPr="00D34B01">
              <w:rPr>
                <w:rFonts w:ascii="Arial Narrow" w:eastAsia="仿宋_GB2312" w:hAnsi="Arial Narrow" w:hint="eastAsia"/>
                <w:b/>
                <w:color w:val="000000"/>
                <w:sz w:val="21"/>
                <w:szCs w:val="21"/>
              </w:rPr>
              <w:t>%</w:t>
            </w:r>
          </w:p>
        </w:tc>
        <w:tc>
          <w:tcPr>
            <w:tcW w:w="1155" w:type="dxa"/>
            <w:tcBorders>
              <w:top w:val="nil"/>
              <w:bottom w:val="single" w:sz="4" w:space="0" w:color="auto"/>
            </w:tcBorders>
            <w:vAlign w:val="center"/>
          </w:tcPr>
          <w:p w14:paraId="4A3731A7" w14:textId="77777777" w:rsidR="00D34B01" w:rsidRPr="00D34B01" w:rsidRDefault="00D34B01" w:rsidP="00035A37">
            <w:pPr>
              <w:snapToGrid w:val="0"/>
              <w:jc w:val="right"/>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金额</w:t>
            </w:r>
          </w:p>
        </w:tc>
        <w:tc>
          <w:tcPr>
            <w:tcW w:w="1156" w:type="dxa"/>
            <w:tcBorders>
              <w:top w:val="nil"/>
              <w:bottom w:val="single" w:sz="4" w:space="0" w:color="auto"/>
            </w:tcBorders>
            <w:vAlign w:val="center"/>
          </w:tcPr>
          <w:p w14:paraId="4278A14B" w14:textId="77777777" w:rsidR="00D34B01" w:rsidRPr="00D34B01" w:rsidRDefault="00D34B01" w:rsidP="00035A37">
            <w:pPr>
              <w:snapToGrid w:val="0"/>
              <w:rPr>
                <w:rFonts w:ascii="Arial Narrow" w:eastAsia="仿宋_GB2312" w:hAnsi="Arial Narrow" w:hint="eastAsia"/>
                <w:b/>
                <w:color w:val="000000"/>
                <w:sz w:val="21"/>
                <w:szCs w:val="21"/>
              </w:rPr>
            </w:pPr>
            <w:r w:rsidRPr="00D34B01">
              <w:rPr>
                <w:rFonts w:ascii="Arial Narrow" w:eastAsia="仿宋_GB2312" w:hAnsi="Arial Narrow" w:hint="eastAsia"/>
                <w:b/>
                <w:color w:val="000000"/>
                <w:sz w:val="21"/>
                <w:szCs w:val="21"/>
              </w:rPr>
              <w:t>占同类交易金额的比例</w:t>
            </w:r>
            <w:r w:rsidRPr="00D34B01">
              <w:rPr>
                <w:rFonts w:ascii="Arial Narrow" w:eastAsia="仿宋_GB2312" w:hAnsi="Arial Narrow" w:hint="eastAsia"/>
                <w:b/>
                <w:color w:val="000000"/>
                <w:sz w:val="21"/>
                <w:szCs w:val="21"/>
              </w:rPr>
              <w:t>%</w:t>
            </w:r>
          </w:p>
        </w:tc>
      </w:tr>
      <w:tr w:rsidR="00D34B01" w:rsidRPr="00D34B01" w14:paraId="2A532F28" w14:textId="77777777" w:rsidTr="00035A37">
        <w:tblPrEx>
          <w:tblCellMar>
            <w:top w:w="0" w:type="dxa"/>
            <w:bottom w:w="0" w:type="dxa"/>
          </w:tblCellMar>
        </w:tblPrEx>
        <w:trPr>
          <w:trHeight w:val="397"/>
        </w:trPr>
        <w:tc>
          <w:tcPr>
            <w:tcW w:w="1155" w:type="dxa"/>
            <w:tcBorders>
              <w:top w:val="single" w:sz="4" w:space="0" w:color="auto"/>
            </w:tcBorders>
            <w:vAlign w:val="center"/>
          </w:tcPr>
          <w:p w14:paraId="65D655C4"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tcBorders>
              <w:top w:val="single" w:sz="4" w:space="0" w:color="auto"/>
            </w:tcBorders>
            <w:vAlign w:val="center"/>
          </w:tcPr>
          <w:p w14:paraId="6AA51E16"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top w:val="single" w:sz="4" w:space="0" w:color="auto"/>
            </w:tcBorders>
            <w:vAlign w:val="center"/>
          </w:tcPr>
          <w:p w14:paraId="5B8022AF"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tcBorders>
              <w:top w:val="single" w:sz="4" w:space="0" w:color="auto"/>
            </w:tcBorders>
            <w:vAlign w:val="center"/>
          </w:tcPr>
          <w:p w14:paraId="5DBF749B"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top w:val="single" w:sz="4" w:space="0" w:color="auto"/>
            </w:tcBorders>
            <w:vAlign w:val="center"/>
          </w:tcPr>
          <w:p w14:paraId="14E940C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6" w:type="dxa"/>
            <w:tcBorders>
              <w:top w:val="single" w:sz="4" w:space="0" w:color="auto"/>
            </w:tcBorders>
            <w:vAlign w:val="center"/>
          </w:tcPr>
          <w:p w14:paraId="53666C9A"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top w:val="single" w:sz="4" w:space="0" w:color="auto"/>
            </w:tcBorders>
            <w:vAlign w:val="center"/>
          </w:tcPr>
          <w:p w14:paraId="1B614223"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6" w:type="dxa"/>
            <w:tcBorders>
              <w:top w:val="single" w:sz="4" w:space="0" w:color="auto"/>
            </w:tcBorders>
            <w:vAlign w:val="center"/>
          </w:tcPr>
          <w:p w14:paraId="7D330BA8" w14:textId="77777777" w:rsidR="00D34B01" w:rsidRPr="00D34B01" w:rsidRDefault="00D34B01" w:rsidP="00035A37">
            <w:pPr>
              <w:snapToGrid w:val="0"/>
              <w:rPr>
                <w:rFonts w:ascii="Arial Narrow" w:eastAsia="仿宋_GB2312" w:hAnsi="Arial Narrow" w:hint="eastAsia"/>
                <w:color w:val="000000"/>
                <w:sz w:val="21"/>
                <w:szCs w:val="21"/>
              </w:rPr>
            </w:pPr>
          </w:p>
        </w:tc>
      </w:tr>
      <w:tr w:rsidR="00D34B01" w:rsidRPr="00D34B01" w14:paraId="1DA41B30" w14:textId="77777777" w:rsidTr="00035A37">
        <w:tblPrEx>
          <w:tblCellMar>
            <w:top w:w="0" w:type="dxa"/>
            <w:bottom w:w="0" w:type="dxa"/>
          </w:tblCellMar>
        </w:tblPrEx>
        <w:trPr>
          <w:trHeight w:val="397"/>
        </w:trPr>
        <w:tc>
          <w:tcPr>
            <w:tcW w:w="1155" w:type="dxa"/>
            <w:tcBorders>
              <w:bottom w:val="nil"/>
            </w:tcBorders>
            <w:vAlign w:val="center"/>
          </w:tcPr>
          <w:p w14:paraId="5444E693"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tcBorders>
              <w:bottom w:val="nil"/>
            </w:tcBorders>
            <w:vAlign w:val="center"/>
          </w:tcPr>
          <w:p w14:paraId="724E7575"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bottom w:val="nil"/>
            </w:tcBorders>
            <w:vAlign w:val="center"/>
          </w:tcPr>
          <w:p w14:paraId="46FD0476"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tcBorders>
              <w:bottom w:val="nil"/>
            </w:tcBorders>
            <w:vAlign w:val="center"/>
          </w:tcPr>
          <w:p w14:paraId="73A0FF8D"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bottom w:val="nil"/>
            </w:tcBorders>
            <w:vAlign w:val="center"/>
          </w:tcPr>
          <w:p w14:paraId="0278B88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6" w:type="dxa"/>
            <w:tcBorders>
              <w:bottom w:val="nil"/>
            </w:tcBorders>
            <w:vAlign w:val="center"/>
          </w:tcPr>
          <w:p w14:paraId="6C4B4FD4"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bottom w:val="nil"/>
            </w:tcBorders>
            <w:vAlign w:val="center"/>
          </w:tcPr>
          <w:p w14:paraId="20427AD8"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6" w:type="dxa"/>
            <w:tcBorders>
              <w:bottom w:val="nil"/>
            </w:tcBorders>
            <w:vAlign w:val="center"/>
          </w:tcPr>
          <w:p w14:paraId="316F8091" w14:textId="77777777" w:rsidR="00D34B01" w:rsidRPr="00D34B01" w:rsidRDefault="00D34B01" w:rsidP="00035A37">
            <w:pPr>
              <w:snapToGrid w:val="0"/>
              <w:rPr>
                <w:rFonts w:ascii="Arial Narrow" w:eastAsia="仿宋_GB2312" w:hAnsi="Arial Narrow" w:hint="eastAsia"/>
                <w:color w:val="000000"/>
                <w:sz w:val="21"/>
                <w:szCs w:val="21"/>
              </w:rPr>
            </w:pPr>
          </w:p>
        </w:tc>
      </w:tr>
      <w:tr w:rsidR="00D34B01" w:rsidRPr="00D34B01" w14:paraId="6A305C2E" w14:textId="77777777" w:rsidTr="00035A37">
        <w:tblPrEx>
          <w:tblCellMar>
            <w:top w:w="0" w:type="dxa"/>
            <w:bottom w:w="0" w:type="dxa"/>
          </w:tblCellMar>
        </w:tblPrEx>
        <w:trPr>
          <w:trHeight w:val="397"/>
        </w:trPr>
        <w:tc>
          <w:tcPr>
            <w:tcW w:w="1155" w:type="dxa"/>
            <w:tcBorders>
              <w:top w:val="nil"/>
              <w:bottom w:val="single" w:sz="4" w:space="0" w:color="auto"/>
            </w:tcBorders>
            <w:vAlign w:val="center"/>
          </w:tcPr>
          <w:p w14:paraId="3BB3B21E"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tcBorders>
              <w:top w:val="nil"/>
              <w:bottom w:val="single" w:sz="4" w:space="0" w:color="auto"/>
            </w:tcBorders>
            <w:vAlign w:val="center"/>
          </w:tcPr>
          <w:p w14:paraId="77C4ECC8" w14:textId="77777777" w:rsidR="00D34B01" w:rsidRPr="00D34B01" w:rsidRDefault="00D34B01" w:rsidP="00035A37">
            <w:pPr>
              <w:snapToGrid w:val="0"/>
              <w:rPr>
                <w:rFonts w:ascii="Arial Narrow" w:eastAsia="仿宋_GB2312" w:hAnsi="Arial Narrow" w:hint="eastAsia"/>
                <w:color w:val="000000"/>
                <w:sz w:val="21"/>
                <w:szCs w:val="21"/>
              </w:rPr>
            </w:pPr>
          </w:p>
        </w:tc>
        <w:tc>
          <w:tcPr>
            <w:tcW w:w="1156" w:type="dxa"/>
            <w:tcBorders>
              <w:top w:val="nil"/>
              <w:bottom w:val="single" w:sz="4" w:space="0" w:color="auto"/>
            </w:tcBorders>
            <w:vAlign w:val="center"/>
          </w:tcPr>
          <w:p w14:paraId="58BCA439" w14:textId="77777777" w:rsidR="00D34B01" w:rsidRPr="00D34B01" w:rsidRDefault="00D34B01" w:rsidP="00035A37">
            <w:pPr>
              <w:snapToGrid w:val="0"/>
              <w:rPr>
                <w:rFonts w:ascii="Arial Narrow" w:eastAsia="仿宋_GB2312" w:hAnsi="Arial Narrow" w:hint="eastAsia"/>
                <w:color w:val="000000"/>
                <w:sz w:val="21"/>
                <w:szCs w:val="21"/>
              </w:rPr>
            </w:pPr>
          </w:p>
        </w:tc>
        <w:tc>
          <w:tcPr>
            <w:tcW w:w="1155" w:type="dxa"/>
            <w:tcBorders>
              <w:top w:val="nil"/>
              <w:bottom w:val="single" w:sz="4" w:space="0" w:color="auto"/>
            </w:tcBorders>
            <w:vAlign w:val="center"/>
          </w:tcPr>
          <w:p w14:paraId="57F50A61"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top w:val="nil"/>
              <w:bottom w:val="single" w:sz="4" w:space="0" w:color="auto"/>
            </w:tcBorders>
            <w:vAlign w:val="center"/>
          </w:tcPr>
          <w:p w14:paraId="6E9C05C0"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6" w:type="dxa"/>
            <w:tcBorders>
              <w:top w:val="nil"/>
              <w:bottom w:val="single" w:sz="4" w:space="0" w:color="auto"/>
            </w:tcBorders>
            <w:vAlign w:val="center"/>
          </w:tcPr>
          <w:p w14:paraId="729580C5"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5" w:type="dxa"/>
            <w:tcBorders>
              <w:top w:val="nil"/>
              <w:bottom w:val="single" w:sz="4" w:space="0" w:color="auto"/>
            </w:tcBorders>
            <w:vAlign w:val="center"/>
          </w:tcPr>
          <w:p w14:paraId="6C7A06AA"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156" w:type="dxa"/>
            <w:tcBorders>
              <w:top w:val="nil"/>
              <w:bottom w:val="single" w:sz="4" w:space="0" w:color="auto"/>
            </w:tcBorders>
            <w:vAlign w:val="center"/>
          </w:tcPr>
          <w:p w14:paraId="205EA6C3" w14:textId="77777777" w:rsidR="00D34B01" w:rsidRPr="00D34B01" w:rsidRDefault="00D34B01" w:rsidP="00035A37">
            <w:pPr>
              <w:snapToGrid w:val="0"/>
              <w:rPr>
                <w:rFonts w:ascii="Arial Narrow" w:eastAsia="仿宋_GB2312" w:hAnsi="Arial Narrow" w:hint="eastAsia"/>
                <w:color w:val="000000"/>
                <w:sz w:val="21"/>
                <w:szCs w:val="21"/>
              </w:rPr>
            </w:pPr>
          </w:p>
        </w:tc>
      </w:tr>
    </w:tbl>
    <w:p w14:paraId="5C4D4CA4" w14:textId="77777777" w:rsidR="00D34B01" w:rsidRPr="00D34B01" w:rsidRDefault="00D34B01" w:rsidP="00D34B01">
      <w:pPr>
        <w:spacing w:beforeLines="50" w:before="222" w:afterLines="50" w:after="222" w:line="300" w:lineRule="auto"/>
        <w:rPr>
          <w:rFonts w:ascii="Arial Narrow" w:eastAsia="仿宋_GB2312" w:hAnsi="Arial Narrow" w:hint="eastAsia"/>
          <w:sz w:val="24"/>
          <w:szCs w:val="24"/>
        </w:rPr>
      </w:pPr>
      <w:r w:rsidRPr="00C83E77">
        <w:rPr>
          <w:rFonts w:ascii="Arial Narrow" w:eastAsia="仿宋_GB2312" w:hAnsi="Arial Narrow" w:hint="eastAsia"/>
          <w:sz w:val="24"/>
          <w:szCs w:val="24"/>
        </w:rPr>
        <w:t>说明：</w:t>
      </w:r>
      <w:r w:rsidRPr="00D34B01">
        <w:rPr>
          <w:rFonts w:ascii="Arial Narrow" w:eastAsia="仿宋_GB2312" w:hAnsi="Arial Narrow" w:hint="eastAsia"/>
          <w:sz w:val="24"/>
          <w:szCs w:val="24"/>
        </w:rPr>
        <w:t xml:space="preserve"> </w:t>
      </w:r>
    </w:p>
    <w:p w14:paraId="1C821A0E" w14:textId="77777777" w:rsidR="00D34B01" w:rsidRDefault="00D34B01" w:rsidP="00D34B01">
      <w:pPr>
        <w:adjustRightInd w:val="0"/>
        <w:snapToGrid w:val="0"/>
        <w:spacing w:beforeLines="50" w:before="222" w:line="300" w:lineRule="auto"/>
        <w:rPr>
          <w:rFonts w:ascii="Arial Narrow" w:eastAsia="仿宋_GB2312" w:hAnsi="Arial Narrow" w:hint="eastAsia"/>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7</w:t>
      </w:r>
      <w:r>
        <w:rPr>
          <w:rFonts w:ascii="Arial Narrow" w:eastAsia="仿宋_GB2312" w:hAnsi="Arial Narrow" w:hint="eastAsia"/>
          <w:sz w:val="24"/>
          <w:szCs w:val="24"/>
        </w:rPr>
        <w:t>）支付</w:t>
      </w:r>
      <w:r w:rsidRPr="00295750">
        <w:rPr>
          <w:rFonts w:ascii="Arial Narrow" w:eastAsia="仿宋_GB2312" w:hAnsi="Arial Narrow" w:hint="eastAsia"/>
          <w:sz w:val="24"/>
          <w:szCs w:val="24"/>
        </w:rPr>
        <w:t>关键管理人员薪酬</w:t>
      </w:r>
    </w:p>
    <w:p w14:paraId="462E42D5" w14:textId="77777777" w:rsidR="00D34B01" w:rsidRPr="00070613" w:rsidRDefault="00D34B01" w:rsidP="00D34B01">
      <w:pPr>
        <w:adjustRightInd w:val="0"/>
        <w:snapToGrid w:val="0"/>
        <w:spacing w:beforeLines="50" w:before="222" w:line="300" w:lineRule="auto"/>
        <w:rPr>
          <w:rFonts w:ascii="Arial Narrow" w:eastAsia="仿宋_GB2312" w:hAnsi="Arial Narrow" w:hint="eastAsia"/>
          <w:sz w:val="24"/>
          <w:szCs w:val="24"/>
        </w:rPr>
      </w:pPr>
      <w:r w:rsidRPr="00070613">
        <w:rPr>
          <w:rFonts w:ascii="Arial Narrow" w:eastAsia="仿宋_GB2312" w:hAnsi="Arial Narrow" w:hint="eastAsia"/>
          <w:sz w:val="24"/>
          <w:szCs w:val="24"/>
        </w:rPr>
        <w:lastRenderedPageBreak/>
        <w:t>本公司本期关键管理人员</w:t>
      </w:r>
      <w:r w:rsidRPr="00070613">
        <w:rPr>
          <w:rFonts w:ascii="Arial Narrow" w:eastAsia="仿宋_GB2312" w:hAnsi="Arial Narrow" w:hint="eastAsia"/>
          <w:sz w:val="24"/>
          <w:szCs w:val="24"/>
        </w:rPr>
        <w:t>XX</w:t>
      </w:r>
      <w:r w:rsidRPr="00070613">
        <w:rPr>
          <w:rFonts w:ascii="Arial Narrow" w:eastAsia="仿宋_GB2312" w:hAnsi="Arial Narrow" w:hint="eastAsia"/>
          <w:sz w:val="24"/>
          <w:szCs w:val="24"/>
        </w:rPr>
        <w:t>人，上期关键管理人员</w:t>
      </w:r>
      <w:r w:rsidRPr="00070613">
        <w:rPr>
          <w:rFonts w:ascii="Arial Narrow" w:eastAsia="仿宋_GB2312" w:hAnsi="Arial Narrow" w:hint="eastAsia"/>
          <w:sz w:val="24"/>
          <w:szCs w:val="24"/>
        </w:rPr>
        <w:t>XX</w:t>
      </w:r>
      <w:r w:rsidRPr="00070613">
        <w:rPr>
          <w:rFonts w:ascii="Arial Narrow" w:eastAsia="仿宋_GB2312" w:hAnsi="Arial Narrow" w:hint="eastAsia"/>
          <w:sz w:val="24"/>
          <w:szCs w:val="24"/>
        </w:rPr>
        <w:t>人，支付薪酬情况见下表：</w:t>
      </w:r>
    </w:p>
    <w:p w14:paraId="77C6C49C" w14:textId="77777777" w:rsidR="00D34B01" w:rsidRPr="00070613" w:rsidRDefault="00D34B01" w:rsidP="00D34B01">
      <w:pPr>
        <w:spacing w:beforeLines="50" w:before="222" w:afterLines="90" w:after="400"/>
        <w:rPr>
          <w:rFonts w:ascii="Arial Narrow" w:eastAsia="仿宋_GB2312" w:hAnsi="Arial Narrow" w:hint="eastAsia"/>
          <w:color w:val="0000FF"/>
          <w:sz w:val="24"/>
          <w:szCs w:val="24"/>
        </w:rPr>
      </w:pPr>
      <w:r w:rsidRPr="00070613">
        <w:rPr>
          <w:rFonts w:ascii="Arial Narrow" w:eastAsia="仿宋_GB2312" w:hAnsi="Arial Narrow" w:hint="eastAsia"/>
          <w:color w:val="0000FF"/>
          <w:sz w:val="24"/>
          <w:szCs w:val="24"/>
        </w:rPr>
        <w:t>【提示：</w:t>
      </w:r>
      <w:r>
        <w:rPr>
          <w:rFonts w:ascii="Arial Narrow" w:eastAsia="仿宋_GB2312" w:hAnsi="Arial Narrow" w:hint="eastAsia"/>
          <w:color w:val="0000FF"/>
          <w:sz w:val="24"/>
          <w:szCs w:val="24"/>
        </w:rPr>
        <w:t>根据</w:t>
      </w:r>
      <w:r w:rsidRPr="00070613">
        <w:rPr>
          <w:rFonts w:ascii="仿宋_GB2312" w:eastAsia="仿宋_GB2312" w:hAnsi="宋体" w:hint="eastAsia"/>
          <w:color w:val="0000FF"/>
          <w:sz w:val="24"/>
        </w:rPr>
        <w:t>企业会计准则</w:t>
      </w:r>
      <w:r>
        <w:rPr>
          <w:rFonts w:ascii="仿宋_GB2312" w:eastAsia="仿宋_GB2312" w:hAnsi="宋体" w:hint="eastAsia"/>
          <w:color w:val="0000FF"/>
          <w:sz w:val="24"/>
        </w:rPr>
        <w:t>，</w:t>
      </w:r>
      <w:r w:rsidRPr="00070613">
        <w:rPr>
          <w:rFonts w:ascii="Arial Narrow" w:eastAsia="仿宋_GB2312" w:hAnsi="Arial Narrow" w:hint="eastAsia"/>
          <w:color w:val="0000FF"/>
          <w:sz w:val="24"/>
          <w:szCs w:val="24"/>
        </w:rPr>
        <w:t>关键管理人员包括</w:t>
      </w:r>
      <w:r w:rsidRPr="00070613">
        <w:rPr>
          <w:rFonts w:ascii="仿宋_GB2312" w:eastAsia="仿宋_GB2312" w:hAnsi="宋体" w:hint="eastAsia"/>
          <w:color w:val="0000FF"/>
          <w:sz w:val="24"/>
        </w:rPr>
        <w:t>董事长、董事、董事会秘书、总经理、总会计师、财务总监、主管各项事务的副总经理以及行使类似职能的人员等。</w:t>
      </w:r>
      <w:r>
        <w:rPr>
          <w:rFonts w:ascii="仿宋_GB2312" w:eastAsia="仿宋_GB2312" w:hAnsi="宋体" w:hint="eastAsia"/>
          <w:color w:val="0000FF"/>
          <w:sz w:val="24"/>
        </w:rPr>
        <w:t>此外，根据交易所上市规则，关键管理人员还包括</w:t>
      </w:r>
      <w:r w:rsidRPr="0030744E">
        <w:rPr>
          <w:rFonts w:ascii="仿宋_GB2312" w:eastAsia="仿宋_GB2312" w:hAnsi="宋体" w:hint="eastAsia"/>
          <w:color w:val="0000FF"/>
          <w:sz w:val="24"/>
        </w:rPr>
        <w:t>监事</w:t>
      </w:r>
      <w:r w:rsidRPr="00070613">
        <w:rPr>
          <w:rFonts w:ascii="仿宋_GB2312" w:eastAsia="仿宋_GB2312" w:hAnsi="宋体" w:hint="eastAsia"/>
          <w:color w:val="0000FF"/>
          <w:sz w:val="24"/>
        </w:rPr>
        <w:t>】</w:t>
      </w:r>
    </w:p>
    <w:tbl>
      <w:tblPr>
        <w:tblW w:w="9172" w:type="dxa"/>
        <w:tblBorders>
          <w:top w:val="single" w:sz="4" w:space="0" w:color="auto"/>
          <w:bottom w:val="single" w:sz="4" w:space="0" w:color="auto"/>
        </w:tblBorders>
        <w:tblLayout w:type="fixed"/>
        <w:tblLook w:val="0000" w:firstRow="0" w:lastRow="0" w:firstColumn="0" w:lastColumn="0" w:noHBand="0" w:noVBand="0"/>
      </w:tblPr>
      <w:tblGrid>
        <w:gridCol w:w="1528"/>
        <w:gridCol w:w="1529"/>
        <w:gridCol w:w="1529"/>
        <w:gridCol w:w="1528"/>
        <w:gridCol w:w="1529"/>
        <w:gridCol w:w="1529"/>
        <w:tblGridChange w:id="6">
          <w:tblGrid>
            <w:gridCol w:w="1528"/>
            <w:gridCol w:w="1529"/>
            <w:gridCol w:w="1529"/>
            <w:gridCol w:w="1528"/>
            <w:gridCol w:w="1529"/>
            <w:gridCol w:w="1529"/>
          </w:tblGrid>
        </w:tblGridChange>
      </w:tblGrid>
      <w:tr w:rsidR="00D34B01" w:rsidRPr="00D34B01" w14:paraId="48338D84" w14:textId="77777777" w:rsidTr="00035A37">
        <w:tblPrEx>
          <w:tblCellMar>
            <w:top w:w="0" w:type="dxa"/>
            <w:bottom w:w="0" w:type="dxa"/>
          </w:tblCellMar>
        </w:tblPrEx>
        <w:trPr>
          <w:trHeight w:val="405"/>
        </w:trPr>
        <w:tc>
          <w:tcPr>
            <w:tcW w:w="1528" w:type="dxa"/>
            <w:vMerge w:val="restart"/>
            <w:tcBorders>
              <w:top w:val="single" w:sz="8" w:space="0" w:color="auto"/>
            </w:tcBorders>
            <w:vAlign w:val="center"/>
          </w:tcPr>
          <w:p w14:paraId="1F718FB5"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关联方</w:t>
            </w:r>
          </w:p>
        </w:tc>
        <w:tc>
          <w:tcPr>
            <w:tcW w:w="1529" w:type="dxa"/>
            <w:vMerge w:val="restart"/>
            <w:tcBorders>
              <w:top w:val="single" w:sz="8" w:space="0" w:color="auto"/>
            </w:tcBorders>
            <w:vAlign w:val="center"/>
          </w:tcPr>
          <w:p w14:paraId="62A2D01E" w14:textId="77777777" w:rsidR="00D34B01" w:rsidRPr="00D34B01" w:rsidRDefault="00D34B01" w:rsidP="00035A37">
            <w:pPr>
              <w:snapToGrid w:val="0"/>
              <w:rPr>
                <w:rFonts w:ascii="Arial Narrow" w:eastAsia="仿宋_GB2312" w:hAnsi="Arial Narrow" w:hint="eastAsia"/>
                <w:b/>
                <w:sz w:val="21"/>
                <w:szCs w:val="21"/>
              </w:rPr>
            </w:pPr>
            <w:r w:rsidRPr="00D34B01">
              <w:rPr>
                <w:rFonts w:ascii="Arial Narrow" w:eastAsia="仿宋_GB2312" w:hAnsi="Arial Narrow" w:hint="eastAsia"/>
                <w:b/>
                <w:sz w:val="21"/>
                <w:szCs w:val="21"/>
              </w:rPr>
              <w:t>支付关键管理人员薪酬决策程序</w:t>
            </w:r>
          </w:p>
        </w:tc>
        <w:tc>
          <w:tcPr>
            <w:tcW w:w="3057" w:type="dxa"/>
            <w:gridSpan w:val="2"/>
            <w:tcBorders>
              <w:top w:val="single" w:sz="8" w:space="0" w:color="auto"/>
              <w:bottom w:val="nil"/>
            </w:tcBorders>
            <w:vAlign w:val="center"/>
          </w:tcPr>
          <w:p w14:paraId="1B170609" w14:textId="77777777" w:rsidR="00D34B01" w:rsidRPr="00D34B01" w:rsidRDefault="00D34B01" w:rsidP="00035A37">
            <w:pPr>
              <w:adjustRightInd w:val="0"/>
              <w:snapToGrid w:val="0"/>
              <w:jc w:val="center"/>
              <w:rPr>
                <w:rFonts w:ascii="Arial Narrow" w:eastAsia="仿宋_GB2312" w:hAnsi="Arial Narrow" w:hint="eastAsia"/>
                <w:b/>
                <w:sz w:val="21"/>
                <w:szCs w:val="21"/>
              </w:rPr>
            </w:pPr>
            <w:r w:rsidRPr="00D34B01">
              <w:rPr>
                <w:rFonts w:ascii="Arial Narrow" w:eastAsia="仿宋_GB2312" w:hAnsi="Arial Narrow" w:cs="Arial" w:hint="eastAsia"/>
                <w:b/>
                <w:sz w:val="21"/>
                <w:szCs w:val="21"/>
              </w:rPr>
              <w:t>本期发生额</w:t>
            </w:r>
          </w:p>
        </w:tc>
        <w:tc>
          <w:tcPr>
            <w:tcW w:w="3058" w:type="dxa"/>
            <w:gridSpan w:val="2"/>
            <w:tcBorders>
              <w:top w:val="single" w:sz="8" w:space="0" w:color="auto"/>
              <w:bottom w:val="nil"/>
            </w:tcBorders>
            <w:vAlign w:val="center"/>
          </w:tcPr>
          <w:p w14:paraId="5D4F59C4" w14:textId="77777777" w:rsidR="00D34B01" w:rsidRPr="00D34B01" w:rsidRDefault="00D34B01" w:rsidP="00035A37">
            <w:pPr>
              <w:adjustRightInd w:val="0"/>
              <w:snapToGrid w:val="0"/>
              <w:jc w:val="center"/>
              <w:rPr>
                <w:rFonts w:ascii="Arial Narrow" w:eastAsia="仿宋_GB2312" w:hAnsi="Arial Narrow" w:cs="Arial" w:hint="eastAsia"/>
                <w:b/>
                <w:sz w:val="21"/>
                <w:szCs w:val="21"/>
              </w:rPr>
            </w:pPr>
            <w:r w:rsidRPr="00D34B01">
              <w:rPr>
                <w:rFonts w:ascii="Arial Narrow" w:eastAsia="仿宋_GB2312" w:hAnsi="Arial Narrow" w:cs="Arial" w:hint="eastAsia"/>
                <w:b/>
                <w:sz w:val="21"/>
                <w:szCs w:val="21"/>
              </w:rPr>
              <w:t>上期发生额</w:t>
            </w:r>
          </w:p>
        </w:tc>
      </w:tr>
      <w:tr w:rsidR="00D34B01" w:rsidRPr="00D34B01" w14:paraId="77570D74" w14:textId="77777777" w:rsidTr="00035A37">
        <w:tblPrEx>
          <w:tblCellMar>
            <w:top w:w="0" w:type="dxa"/>
            <w:bottom w:w="0" w:type="dxa"/>
          </w:tblCellMar>
        </w:tblPrEx>
        <w:trPr>
          <w:trHeight w:val="397"/>
        </w:trPr>
        <w:tc>
          <w:tcPr>
            <w:tcW w:w="1528" w:type="dxa"/>
            <w:vMerge/>
            <w:tcBorders>
              <w:bottom w:val="single" w:sz="4" w:space="0" w:color="auto"/>
            </w:tcBorders>
            <w:vAlign w:val="center"/>
          </w:tcPr>
          <w:p w14:paraId="7CC8EE92" w14:textId="77777777" w:rsidR="00D34B01" w:rsidRPr="00D34B01" w:rsidRDefault="00D34B01" w:rsidP="00035A37">
            <w:pPr>
              <w:snapToGrid w:val="0"/>
              <w:rPr>
                <w:rFonts w:ascii="Arial Narrow" w:eastAsia="仿宋_GB2312" w:hAnsi="Arial Narrow" w:hint="eastAsia"/>
                <w:b/>
                <w:sz w:val="21"/>
                <w:szCs w:val="21"/>
              </w:rPr>
            </w:pPr>
          </w:p>
        </w:tc>
        <w:tc>
          <w:tcPr>
            <w:tcW w:w="1529" w:type="dxa"/>
            <w:vMerge/>
            <w:tcBorders>
              <w:bottom w:val="single" w:sz="4" w:space="0" w:color="auto"/>
            </w:tcBorders>
            <w:vAlign w:val="center"/>
          </w:tcPr>
          <w:p w14:paraId="43754D47" w14:textId="77777777" w:rsidR="00D34B01" w:rsidRPr="00D34B01" w:rsidRDefault="00D34B01" w:rsidP="00035A37">
            <w:pPr>
              <w:snapToGrid w:val="0"/>
              <w:rPr>
                <w:rFonts w:ascii="Arial Narrow" w:eastAsia="仿宋_GB2312" w:hAnsi="Arial Narrow" w:hint="eastAsia"/>
                <w:b/>
                <w:sz w:val="21"/>
                <w:szCs w:val="21"/>
              </w:rPr>
            </w:pPr>
          </w:p>
        </w:tc>
        <w:tc>
          <w:tcPr>
            <w:tcW w:w="1529" w:type="dxa"/>
            <w:tcBorders>
              <w:top w:val="nil"/>
              <w:bottom w:val="single" w:sz="4" w:space="0" w:color="auto"/>
            </w:tcBorders>
            <w:vAlign w:val="center"/>
          </w:tcPr>
          <w:p w14:paraId="0622688D" w14:textId="77777777" w:rsidR="00D34B01" w:rsidRPr="00D34B01" w:rsidRDefault="00D34B01" w:rsidP="00035A37">
            <w:pPr>
              <w:snapToGrid w:val="0"/>
              <w:ind w:firstLine="1"/>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金额（万元）</w:t>
            </w:r>
          </w:p>
        </w:tc>
        <w:tc>
          <w:tcPr>
            <w:tcW w:w="1528" w:type="dxa"/>
            <w:tcBorders>
              <w:top w:val="nil"/>
              <w:bottom w:val="single" w:sz="4" w:space="0" w:color="auto"/>
            </w:tcBorders>
            <w:vAlign w:val="center"/>
          </w:tcPr>
          <w:p w14:paraId="71118ED6"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占同类交易金额的比例％</w:t>
            </w:r>
          </w:p>
        </w:tc>
        <w:tc>
          <w:tcPr>
            <w:tcW w:w="1529" w:type="dxa"/>
            <w:tcBorders>
              <w:top w:val="nil"/>
              <w:bottom w:val="single" w:sz="4" w:space="0" w:color="auto"/>
            </w:tcBorders>
            <w:vAlign w:val="center"/>
          </w:tcPr>
          <w:p w14:paraId="49A188A0"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金额（万元）</w:t>
            </w:r>
          </w:p>
        </w:tc>
        <w:tc>
          <w:tcPr>
            <w:tcW w:w="1529" w:type="dxa"/>
            <w:tcBorders>
              <w:top w:val="nil"/>
              <w:bottom w:val="single" w:sz="4" w:space="0" w:color="auto"/>
            </w:tcBorders>
            <w:vAlign w:val="center"/>
          </w:tcPr>
          <w:p w14:paraId="550336B8" w14:textId="77777777" w:rsidR="00D34B01" w:rsidRPr="00D34B01" w:rsidRDefault="00D34B01" w:rsidP="00035A37">
            <w:pPr>
              <w:snapToGrid w:val="0"/>
              <w:jc w:val="right"/>
              <w:rPr>
                <w:rFonts w:ascii="Arial Narrow" w:eastAsia="仿宋_GB2312" w:hAnsi="Arial Narrow" w:hint="eastAsia"/>
                <w:b/>
                <w:sz w:val="21"/>
                <w:szCs w:val="21"/>
              </w:rPr>
            </w:pPr>
            <w:r w:rsidRPr="00D34B01">
              <w:rPr>
                <w:rFonts w:ascii="Arial Narrow" w:eastAsia="仿宋_GB2312" w:hAnsi="Arial Narrow" w:hint="eastAsia"/>
                <w:b/>
                <w:sz w:val="21"/>
                <w:szCs w:val="21"/>
              </w:rPr>
              <w:t>占同类交易金额的比例％</w:t>
            </w:r>
          </w:p>
        </w:tc>
      </w:tr>
      <w:tr w:rsidR="00D34B01" w:rsidRPr="00D34B01" w14:paraId="008A4FE7" w14:textId="77777777" w:rsidTr="00035A37">
        <w:tblPrEx>
          <w:tblCellMar>
            <w:top w:w="0" w:type="dxa"/>
            <w:bottom w:w="0" w:type="dxa"/>
          </w:tblCellMar>
        </w:tblPrEx>
        <w:trPr>
          <w:trHeight w:val="397"/>
        </w:trPr>
        <w:tc>
          <w:tcPr>
            <w:tcW w:w="1528" w:type="dxa"/>
            <w:tcBorders>
              <w:top w:val="single" w:sz="4" w:space="0" w:color="auto"/>
              <w:bottom w:val="nil"/>
            </w:tcBorders>
            <w:vAlign w:val="center"/>
          </w:tcPr>
          <w:p w14:paraId="61AC0876" w14:textId="77777777" w:rsidR="00D34B01" w:rsidRPr="00D34B01" w:rsidRDefault="00D34B01" w:rsidP="00035A37">
            <w:pPr>
              <w:snapToGrid w:val="0"/>
              <w:rPr>
                <w:rFonts w:ascii="Arial Narrow" w:eastAsia="仿宋_GB2312" w:hAnsi="Arial Narrow" w:hint="eastAsia"/>
                <w:sz w:val="21"/>
                <w:szCs w:val="21"/>
              </w:rPr>
            </w:pPr>
            <w:r w:rsidRPr="00D34B01">
              <w:rPr>
                <w:rFonts w:ascii="Arial Narrow" w:eastAsia="仿宋_GB2312" w:hAnsi="Arial Narrow" w:hint="eastAsia"/>
                <w:sz w:val="21"/>
                <w:szCs w:val="21"/>
              </w:rPr>
              <w:t>关键管理人员</w:t>
            </w:r>
          </w:p>
        </w:tc>
        <w:tc>
          <w:tcPr>
            <w:tcW w:w="1529" w:type="dxa"/>
            <w:tcBorders>
              <w:top w:val="single" w:sz="4" w:space="0" w:color="auto"/>
              <w:bottom w:val="nil"/>
            </w:tcBorders>
            <w:vAlign w:val="center"/>
          </w:tcPr>
          <w:p w14:paraId="1FCD714F" w14:textId="77777777" w:rsidR="00D34B01" w:rsidRPr="00D34B01" w:rsidRDefault="00D34B01" w:rsidP="00035A37">
            <w:pPr>
              <w:snapToGrid w:val="0"/>
              <w:rPr>
                <w:rFonts w:ascii="Arial Narrow" w:eastAsia="仿宋_GB2312" w:hAnsi="Arial Narrow" w:hint="eastAsia"/>
                <w:color w:val="000000"/>
                <w:sz w:val="21"/>
                <w:szCs w:val="21"/>
              </w:rPr>
            </w:pPr>
          </w:p>
        </w:tc>
        <w:tc>
          <w:tcPr>
            <w:tcW w:w="1529" w:type="dxa"/>
            <w:tcBorders>
              <w:top w:val="single" w:sz="4" w:space="0" w:color="auto"/>
              <w:bottom w:val="nil"/>
            </w:tcBorders>
            <w:vAlign w:val="center"/>
          </w:tcPr>
          <w:p w14:paraId="2780A065" w14:textId="77777777" w:rsidR="00D34B01" w:rsidRPr="00D34B01" w:rsidRDefault="00D34B01" w:rsidP="00035A37">
            <w:pPr>
              <w:snapToGrid w:val="0"/>
              <w:jc w:val="right"/>
              <w:rPr>
                <w:rFonts w:ascii="Arial Narrow" w:eastAsia="仿宋_GB2312" w:hAnsi="Arial Narrow" w:hint="eastAsia"/>
                <w:color w:val="000000"/>
                <w:sz w:val="21"/>
                <w:szCs w:val="21"/>
              </w:rPr>
            </w:pPr>
            <w:r w:rsidRPr="00D34B01">
              <w:rPr>
                <w:rFonts w:ascii="Arial Narrow" w:eastAsia="仿宋_GB2312" w:hAnsi="Arial Narrow" w:hint="eastAsia"/>
                <w:color w:val="000000"/>
                <w:sz w:val="21"/>
                <w:szCs w:val="21"/>
              </w:rPr>
              <w:t>XX</w:t>
            </w:r>
          </w:p>
        </w:tc>
        <w:tc>
          <w:tcPr>
            <w:tcW w:w="1528" w:type="dxa"/>
            <w:tcBorders>
              <w:top w:val="single" w:sz="4" w:space="0" w:color="auto"/>
              <w:bottom w:val="nil"/>
            </w:tcBorders>
            <w:vAlign w:val="center"/>
          </w:tcPr>
          <w:p w14:paraId="0C95FB1E"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29" w:type="dxa"/>
            <w:tcBorders>
              <w:top w:val="single" w:sz="4" w:space="0" w:color="auto"/>
              <w:bottom w:val="nil"/>
            </w:tcBorders>
            <w:vAlign w:val="center"/>
          </w:tcPr>
          <w:p w14:paraId="70CF58C1" w14:textId="77777777" w:rsidR="00D34B01" w:rsidRPr="00D34B01" w:rsidRDefault="00D34B01" w:rsidP="00035A37">
            <w:pPr>
              <w:snapToGrid w:val="0"/>
              <w:jc w:val="right"/>
              <w:rPr>
                <w:rFonts w:ascii="Arial Narrow" w:eastAsia="仿宋_GB2312" w:hAnsi="Arial Narrow" w:hint="eastAsia"/>
                <w:color w:val="000000"/>
                <w:sz w:val="21"/>
                <w:szCs w:val="21"/>
              </w:rPr>
            </w:pPr>
            <w:r w:rsidRPr="00D34B01">
              <w:rPr>
                <w:rFonts w:ascii="Arial Narrow" w:eastAsia="仿宋_GB2312" w:hAnsi="Arial Narrow" w:hint="eastAsia"/>
                <w:color w:val="000000"/>
                <w:sz w:val="21"/>
                <w:szCs w:val="21"/>
              </w:rPr>
              <w:t>XX</w:t>
            </w:r>
          </w:p>
        </w:tc>
        <w:tc>
          <w:tcPr>
            <w:tcW w:w="1529" w:type="dxa"/>
            <w:tcBorders>
              <w:top w:val="single" w:sz="4" w:space="0" w:color="auto"/>
              <w:bottom w:val="nil"/>
            </w:tcBorders>
            <w:vAlign w:val="center"/>
          </w:tcPr>
          <w:p w14:paraId="5D8CE06B" w14:textId="77777777" w:rsidR="00D34B01" w:rsidRPr="00D34B01" w:rsidRDefault="00D34B01" w:rsidP="00035A37">
            <w:pPr>
              <w:snapToGrid w:val="0"/>
              <w:jc w:val="right"/>
              <w:rPr>
                <w:rFonts w:ascii="Arial Narrow" w:eastAsia="仿宋_GB2312" w:hAnsi="Arial Narrow" w:hint="eastAsia"/>
                <w:color w:val="000000"/>
                <w:sz w:val="21"/>
                <w:szCs w:val="21"/>
              </w:rPr>
            </w:pPr>
          </w:p>
        </w:tc>
      </w:tr>
      <w:tr w:rsidR="00D34B01" w:rsidRPr="00D34B01" w14:paraId="2511BA76" w14:textId="77777777" w:rsidTr="00035A37">
        <w:tblPrEx>
          <w:tblCellMar>
            <w:top w:w="0" w:type="dxa"/>
            <w:bottom w:w="0" w:type="dxa"/>
          </w:tblCellMar>
        </w:tblPrEx>
        <w:trPr>
          <w:trHeight w:val="397"/>
        </w:trPr>
        <w:tc>
          <w:tcPr>
            <w:tcW w:w="1528" w:type="dxa"/>
            <w:tcBorders>
              <w:top w:val="nil"/>
              <w:bottom w:val="single" w:sz="4" w:space="0" w:color="auto"/>
            </w:tcBorders>
            <w:vAlign w:val="center"/>
          </w:tcPr>
          <w:p w14:paraId="5527FB07" w14:textId="77777777" w:rsidR="00D34B01" w:rsidRPr="00D34B01" w:rsidRDefault="00D34B01" w:rsidP="00035A37">
            <w:pPr>
              <w:snapToGrid w:val="0"/>
              <w:rPr>
                <w:rFonts w:ascii="Arial Narrow" w:eastAsia="仿宋_GB2312" w:hAnsi="Arial Narrow" w:hint="eastAsia"/>
                <w:sz w:val="21"/>
                <w:szCs w:val="21"/>
              </w:rPr>
            </w:pPr>
          </w:p>
        </w:tc>
        <w:tc>
          <w:tcPr>
            <w:tcW w:w="1529" w:type="dxa"/>
            <w:tcBorders>
              <w:top w:val="nil"/>
              <w:bottom w:val="single" w:sz="4" w:space="0" w:color="auto"/>
            </w:tcBorders>
            <w:vAlign w:val="center"/>
          </w:tcPr>
          <w:p w14:paraId="79D61887" w14:textId="77777777" w:rsidR="00D34B01" w:rsidRPr="00D34B01" w:rsidRDefault="00D34B01" w:rsidP="00035A37">
            <w:pPr>
              <w:snapToGrid w:val="0"/>
              <w:rPr>
                <w:rFonts w:ascii="Arial Narrow" w:eastAsia="仿宋_GB2312" w:hAnsi="Arial Narrow" w:hint="eastAsia"/>
                <w:color w:val="000000"/>
                <w:sz w:val="21"/>
                <w:szCs w:val="21"/>
              </w:rPr>
            </w:pPr>
          </w:p>
        </w:tc>
        <w:tc>
          <w:tcPr>
            <w:tcW w:w="1529" w:type="dxa"/>
            <w:tcBorders>
              <w:top w:val="nil"/>
              <w:bottom w:val="single" w:sz="4" w:space="0" w:color="auto"/>
            </w:tcBorders>
            <w:vAlign w:val="center"/>
          </w:tcPr>
          <w:p w14:paraId="2577E84F"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28" w:type="dxa"/>
            <w:tcBorders>
              <w:top w:val="nil"/>
              <w:bottom w:val="single" w:sz="4" w:space="0" w:color="auto"/>
            </w:tcBorders>
            <w:vAlign w:val="center"/>
          </w:tcPr>
          <w:p w14:paraId="0417DC85"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29" w:type="dxa"/>
            <w:tcBorders>
              <w:top w:val="nil"/>
              <w:bottom w:val="single" w:sz="4" w:space="0" w:color="auto"/>
            </w:tcBorders>
            <w:vAlign w:val="center"/>
          </w:tcPr>
          <w:p w14:paraId="2273882D" w14:textId="77777777" w:rsidR="00D34B01" w:rsidRPr="00D34B01" w:rsidRDefault="00D34B01" w:rsidP="00035A37">
            <w:pPr>
              <w:snapToGrid w:val="0"/>
              <w:jc w:val="right"/>
              <w:rPr>
                <w:rFonts w:ascii="Arial Narrow" w:eastAsia="仿宋_GB2312" w:hAnsi="Arial Narrow" w:hint="eastAsia"/>
                <w:color w:val="000000"/>
                <w:sz w:val="21"/>
                <w:szCs w:val="21"/>
              </w:rPr>
            </w:pPr>
          </w:p>
        </w:tc>
        <w:tc>
          <w:tcPr>
            <w:tcW w:w="1529" w:type="dxa"/>
            <w:tcBorders>
              <w:top w:val="nil"/>
              <w:bottom w:val="single" w:sz="4" w:space="0" w:color="auto"/>
            </w:tcBorders>
            <w:vAlign w:val="center"/>
          </w:tcPr>
          <w:p w14:paraId="453BE01E" w14:textId="77777777" w:rsidR="00D34B01" w:rsidRPr="00D34B01" w:rsidRDefault="00D34B01" w:rsidP="00035A37">
            <w:pPr>
              <w:snapToGrid w:val="0"/>
              <w:jc w:val="right"/>
              <w:rPr>
                <w:rFonts w:ascii="Arial Narrow" w:eastAsia="仿宋_GB2312" w:hAnsi="Arial Narrow" w:hint="eastAsia"/>
                <w:color w:val="000000"/>
                <w:sz w:val="21"/>
                <w:szCs w:val="21"/>
              </w:rPr>
            </w:pPr>
          </w:p>
        </w:tc>
      </w:tr>
    </w:tbl>
    <w:p w14:paraId="342B195C" w14:textId="77777777" w:rsidR="00D34B01" w:rsidRDefault="00D34B01" w:rsidP="00D34B01">
      <w:pPr>
        <w:spacing w:beforeLines="50" w:before="222" w:afterLines="90" w:after="400"/>
        <w:rPr>
          <w:rFonts w:ascii="Arial Narrow" w:eastAsia="仿宋_GB2312" w:hAnsi="Arial Narrow" w:cs="宋体" w:hint="eastAsia"/>
          <w:color w:val="0000FF"/>
          <w:kern w:val="0"/>
          <w:sz w:val="24"/>
          <w:szCs w:val="24"/>
        </w:rPr>
      </w:pPr>
      <w:r>
        <w:rPr>
          <w:rFonts w:ascii="Arial Narrow" w:eastAsia="仿宋_GB2312" w:hAnsi="Arial Narrow" w:cs="宋体" w:hint="eastAsia"/>
          <w:color w:val="0000FF"/>
          <w:kern w:val="0"/>
          <w:sz w:val="24"/>
          <w:szCs w:val="24"/>
        </w:rPr>
        <w:t>（注：一般不按具体人列示）</w:t>
      </w:r>
    </w:p>
    <w:p w14:paraId="7478A5C0" w14:textId="77777777" w:rsidR="00D34B01" w:rsidRPr="00203046" w:rsidRDefault="00D34B01" w:rsidP="00203046">
      <w:pPr>
        <w:adjustRightInd w:val="0"/>
        <w:snapToGrid w:val="0"/>
        <w:spacing w:beforeLines="50" w:before="222" w:line="300" w:lineRule="auto"/>
        <w:rPr>
          <w:rFonts w:ascii="Arial Narrow" w:eastAsia="仿宋_GB2312" w:hAnsi="Arial Narrow" w:hint="eastAsia"/>
          <w:color w:val="0000FF"/>
          <w:sz w:val="24"/>
          <w:szCs w:val="24"/>
        </w:rPr>
      </w:pPr>
      <w:r w:rsidRPr="00203046">
        <w:rPr>
          <w:rFonts w:ascii="Arial Narrow" w:eastAsia="仿宋_GB2312" w:hAnsi="Arial Narrow" w:hint="eastAsia"/>
          <w:color w:val="0000FF"/>
          <w:sz w:val="24"/>
          <w:szCs w:val="24"/>
        </w:rPr>
        <w:t>（</w:t>
      </w:r>
      <w:r w:rsidRPr="00203046">
        <w:rPr>
          <w:rFonts w:ascii="Arial Narrow" w:eastAsia="仿宋_GB2312" w:hAnsi="Arial Narrow" w:hint="eastAsia"/>
          <w:color w:val="0000FF"/>
          <w:sz w:val="24"/>
          <w:szCs w:val="24"/>
        </w:rPr>
        <w:t>8</w:t>
      </w:r>
      <w:r w:rsidRPr="00203046">
        <w:rPr>
          <w:rFonts w:ascii="Arial Narrow" w:eastAsia="仿宋_GB2312" w:hAnsi="Arial Narrow" w:hint="eastAsia"/>
          <w:color w:val="0000FF"/>
          <w:sz w:val="24"/>
          <w:szCs w:val="24"/>
        </w:rPr>
        <w:t>）其他关联交易（参考格式同上）</w:t>
      </w:r>
    </w:p>
    <w:p w14:paraId="537BB3F4" w14:textId="77777777" w:rsidR="00D34B01" w:rsidRPr="0068419E" w:rsidRDefault="00D34B01" w:rsidP="00D34B01">
      <w:pPr>
        <w:spacing w:afterLines="50" w:after="222" w:line="300" w:lineRule="auto"/>
        <w:rPr>
          <w:rFonts w:ascii="仿宋_GB2312" w:eastAsia="仿宋_GB2312" w:hAnsi="Arial Narrow" w:hint="eastAsia"/>
          <w:color w:val="0000FF"/>
          <w:sz w:val="24"/>
          <w:szCs w:val="24"/>
        </w:rPr>
      </w:pPr>
      <w:r>
        <w:rPr>
          <w:rFonts w:ascii="仿宋_GB2312" w:eastAsia="仿宋_GB2312" w:hAnsi="Arial Narrow" w:hint="eastAsia"/>
          <w:color w:val="0000FF"/>
          <w:sz w:val="24"/>
          <w:szCs w:val="24"/>
        </w:rPr>
        <w:t xml:space="preserve">① </w:t>
      </w:r>
      <w:r w:rsidRPr="00956DDE">
        <w:rPr>
          <w:rFonts w:ascii="Arial Narrow" w:eastAsia="仿宋_GB2312" w:hAnsi="Arial Narrow" w:hint="eastAsia"/>
          <w:color w:val="0000FF"/>
          <w:sz w:val="24"/>
          <w:szCs w:val="24"/>
        </w:rPr>
        <w:t>代理。</w:t>
      </w:r>
    </w:p>
    <w:p w14:paraId="4BB3858F" w14:textId="77777777" w:rsidR="00D34B01" w:rsidRPr="0068419E" w:rsidRDefault="00D34B01" w:rsidP="00D34B01">
      <w:pPr>
        <w:spacing w:afterLines="50" w:after="222" w:line="300" w:lineRule="auto"/>
        <w:rPr>
          <w:rFonts w:ascii="仿宋_GB2312" w:eastAsia="仿宋_GB2312" w:hAnsi="Arial Narrow" w:hint="eastAsia"/>
          <w:color w:val="0000FF"/>
          <w:sz w:val="24"/>
          <w:szCs w:val="24"/>
        </w:rPr>
      </w:pPr>
      <w:r>
        <w:rPr>
          <w:rFonts w:ascii="仿宋_GB2312" w:eastAsia="仿宋_GB2312" w:hAnsi="Arial Narrow" w:hint="eastAsia"/>
          <w:color w:val="0000FF"/>
          <w:sz w:val="24"/>
          <w:szCs w:val="24"/>
        </w:rPr>
        <w:t xml:space="preserve">② </w:t>
      </w:r>
      <w:r w:rsidRPr="00956DDE">
        <w:rPr>
          <w:rFonts w:ascii="Arial Narrow" w:eastAsia="仿宋_GB2312" w:hAnsi="Arial Narrow" w:hint="eastAsia"/>
          <w:color w:val="0000FF"/>
          <w:sz w:val="24"/>
          <w:szCs w:val="24"/>
        </w:rPr>
        <w:t>研究与开发项目的转移。</w:t>
      </w:r>
    </w:p>
    <w:p w14:paraId="4117AAB2" w14:textId="77777777" w:rsidR="00D34B01" w:rsidRPr="0068419E" w:rsidRDefault="00D34B01" w:rsidP="00D34B01">
      <w:pPr>
        <w:spacing w:afterLines="50" w:after="222" w:line="300" w:lineRule="auto"/>
        <w:rPr>
          <w:rFonts w:ascii="仿宋_GB2312" w:eastAsia="仿宋_GB2312" w:hAnsi="Arial Narrow" w:hint="eastAsia"/>
          <w:color w:val="0000FF"/>
          <w:sz w:val="24"/>
          <w:szCs w:val="24"/>
        </w:rPr>
      </w:pPr>
      <w:r>
        <w:rPr>
          <w:rFonts w:ascii="仿宋_GB2312" w:eastAsia="仿宋_GB2312" w:hAnsi="Arial Narrow" w:hint="eastAsia"/>
          <w:color w:val="0000FF"/>
          <w:sz w:val="24"/>
          <w:szCs w:val="24"/>
        </w:rPr>
        <w:t xml:space="preserve">③ </w:t>
      </w:r>
      <w:r w:rsidRPr="00956DDE">
        <w:rPr>
          <w:rFonts w:ascii="Arial Narrow" w:eastAsia="仿宋_GB2312" w:hAnsi="Arial Narrow" w:hint="eastAsia"/>
          <w:color w:val="0000FF"/>
          <w:sz w:val="24"/>
          <w:szCs w:val="24"/>
        </w:rPr>
        <w:t>许可协议。</w:t>
      </w:r>
    </w:p>
    <w:p w14:paraId="43FC5025" w14:textId="77777777" w:rsidR="00D34B01" w:rsidRPr="0068419E" w:rsidRDefault="00D34B01" w:rsidP="00D34B01">
      <w:pPr>
        <w:spacing w:afterLines="50" w:after="222" w:line="300" w:lineRule="auto"/>
        <w:rPr>
          <w:rFonts w:ascii="仿宋_GB2312" w:eastAsia="仿宋_GB2312" w:hAnsi="Arial Narrow" w:hint="eastAsia"/>
          <w:color w:val="0000FF"/>
          <w:sz w:val="24"/>
          <w:szCs w:val="24"/>
        </w:rPr>
      </w:pPr>
      <w:r>
        <w:rPr>
          <w:rFonts w:ascii="仿宋_GB2312" w:eastAsia="仿宋_GB2312" w:hAnsi="Arial Narrow" w:hint="eastAsia"/>
          <w:color w:val="0000FF"/>
          <w:sz w:val="24"/>
          <w:szCs w:val="24"/>
        </w:rPr>
        <w:t xml:space="preserve">④ </w:t>
      </w:r>
      <w:r w:rsidRPr="00956DDE">
        <w:rPr>
          <w:rFonts w:ascii="Arial Narrow" w:eastAsia="仿宋_GB2312" w:hAnsi="Arial Narrow" w:hint="eastAsia"/>
          <w:color w:val="0000FF"/>
          <w:sz w:val="24"/>
          <w:szCs w:val="24"/>
        </w:rPr>
        <w:t>代表企业或由企业代表另一方进行债务结算。</w:t>
      </w:r>
    </w:p>
    <w:p w14:paraId="419B8158" w14:textId="77777777" w:rsidR="00D34B01" w:rsidRDefault="00D34B01" w:rsidP="00D34B01">
      <w:pPr>
        <w:adjustRightInd w:val="0"/>
        <w:snapToGrid w:val="0"/>
        <w:spacing w:beforeLines="50" w:before="222" w:line="300" w:lineRule="auto"/>
        <w:rPr>
          <w:rFonts w:ascii="Arial Narrow" w:eastAsia="仿宋_GB2312" w:hAnsi="Arial Narrow" w:hint="eastAsia"/>
          <w:sz w:val="24"/>
          <w:szCs w:val="24"/>
        </w:rPr>
      </w:pPr>
      <w:r w:rsidRPr="00D34B01">
        <w:rPr>
          <w:rFonts w:ascii="Arial Narrow" w:eastAsia="仿宋_GB2312" w:hAnsi="Arial Narrow" w:hint="eastAsia"/>
          <w:sz w:val="24"/>
          <w:szCs w:val="24"/>
        </w:rPr>
        <w:t>6</w:t>
      </w:r>
      <w:r w:rsidRPr="00D34B01">
        <w:rPr>
          <w:rFonts w:ascii="Arial Narrow" w:eastAsia="仿宋_GB2312" w:hAnsi="Arial Narrow" w:hint="eastAsia"/>
          <w:sz w:val="24"/>
          <w:szCs w:val="24"/>
        </w:rPr>
        <w:t>、关联方应收应付款项</w:t>
      </w:r>
    </w:p>
    <w:p w14:paraId="05BDE803" w14:textId="77777777" w:rsidR="00D34B01" w:rsidRPr="00C83E77" w:rsidRDefault="00D34B01" w:rsidP="00D34B01">
      <w:pPr>
        <w:adjustRightInd w:val="0"/>
        <w:snapToGrid w:val="0"/>
        <w:spacing w:beforeLines="50" w:before="222" w:line="300" w:lineRule="auto"/>
        <w:rPr>
          <w:rFonts w:ascii="Arial Narrow" w:eastAsia="仿宋_GB2312" w:hAnsi="Arial Narrow" w:hint="eastAsia"/>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1</w:t>
      </w:r>
      <w:r>
        <w:rPr>
          <w:rFonts w:ascii="Arial Narrow" w:eastAsia="仿宋_GB2312" w:hAnsi="Arial Narrow" w:hint="eastAsia"/>
          <w:sz w:val="24"/>
          <w:szCs w:val="24"/>
        </w:rPr>
        <w:t>）</w:t>
      </w:r>
      <w:r w:rsidRPr="00996479">
        <w:rPr>
          <w:rFonts w:ascii="Arial Narrow" w:eastAsia="仿宋_GB2312" w:hAnsi="Arial Narrow" w:hint="eastAsia"/>
          <w:sz w:val="24"/>
          <w:szCs w:val="24"/>
        </w:rPr>
        <w:t>公司应收关联方款项</w:t>
      </w:r>
    </w:p>
    <w:tbl>
      <w:tblPr>
        <w:tblW w:w="9072" w:type="dxa"/>
        <w:tblInd w:w="108" w:type="dxa"/>
        <w:tblLook w:val="0000" w:firstRow="0" w:lastRow="0" w:firstColumn="0" w:lastColumn="0" w:noHBand="0" w:noVBand="0"/>
      </w:tblPr>
      <w:tblGrid>
        <w:gridCol w:w="1512"/>
        <w:gridCol w:w="1512"/>
        <w:gridCol w:w="1512"/>
        <w:gridCol w:w="1512"/>
        <w:gridCol w:w="1512"/>
        <w:gridCol w:w="1512"/>
      </w:tblGrid>
      <w:tr w:rsidR="00D34B01" w:rsidRPr="00D34B01" w14:paraId="15C0A4CE" w14:textId="77777777" w:rsidTr="00035A37">
        <w:tblPrEx>
          <w:tblCellMar>
            <w:top w:w="0" w:type="dxa"/>
            <w:bottom w:w="0" w:type="dxa"/>
          </w:tblCellMar>
        </w:tblPrEx>
        <w:trPr>
          <w:trHeight w:hRule="exact" w:val="397"/>
        </w:trPr>
        <w:tc>
          <w:tcPr>
            <w:tcW w:w="1512" w:type="dxa"/>
            <w:vMerge w:val="restart"/>
            <w:tcBorders>
              <w:top w:val="single" w:sz="8" w:space="0" w:color="auto"/>
            </w:tcBorders>
            <w:vAlign w:val="center"/>
          </w:tcPr>
          <w:p w14:paraId="617A62CD" w14:textId="77777777" w:rsidR="00D34B01" w:rsidRPr="00D34B01" w:rsidRDefault="00D34B01" w:rsidP="00035A37">
            <w:pPr>
              <w:tabs>
                <w:tab w:val="left" w:pos="630"/>
              </w:tabs>
              <w:snapToGrid w:val="0"/>
              <w:outlineLvl w:val="0"/>
              <w:rPr>
                <w:rFonts w:ascii="Arial Narrow" w:eastAsia="仿宋_GB2312" w:hAnsi="Arial Narrow" w:hint="eastAsia"/>
                <w:b/>
                <w:bCs/>
                <w:sz w:val="21"/>
                <w:szCs w:val="21"/>
              </w:rPr>
            </w:pPr>
            <w:r w:rsidRPr="00D34B01">
              <w:rPr>
                <w:rFonts w:ascii="Arial Narrow" w:eastAsia="仿宋_GB2312" w:hAnsi="Arial Narrow" w:hint="eastAsia"/>
                <w:b/>
                <w:bCs/>
                <w:sz w:val="21"/>
                <w:szCs w:val="21"/>
              </w:rPr>
              <w:t>项目名称</w:t>
            </w:r>
          </w:p>
        </w:tc>
        <w:tc>
          <w:tcPr>
            <w:tcW w:w="1512" w:type="dxa"/>
            <w:vMerge w:val="restart"/>
            <w:tcBorders>
              <w:top w:val="single" w:sz="8" w:space="0" w:color="auto"/>
            </w:tcBorders>
            <w:vAlign w:val="center"/>
          </w:tcPr>
          <w:p w14:paraId="2F2D36A7" w14:textId="77777777" w:rsidR="00D34B01" w:rsidRPr="00D34B01" w:rsidRDefault="00D34B01" w:rsidP="00035A37">
            <w:pPr>
              <w:tabs>
                <w:tab w:val="left" w:pos="630"/>
              </w:tabs>
              <w:snapToGrid w:val="0"/>
              <w:outlineLvl w:val="0"/>
              <w:rPr>
                <w:rFonts w:ascii="Arial Narrow" w:eastAsia="仿宋_GB2312" w:hAnsi="Arial Narrow" w:hint="eastAsia"/>
                <w:b/>
                <w:bCs/>
                <w:sz w:val="21"/>
                <w:szCs w:val="21"/>
              </w:rPr>
            </w:pPr>
            <w:r w:rsidRPr="00D34B01">
              <w:rPr>
                <w:rFonts w:ascii="Arial Narrow" w:eastAsia="仿宋_GB2312" w:hAnsi="Arial Narrow" w:hint="eastAsia"/>
                <w:b/>
                <w:bCs/>
                <w:sz w:val="21"/>
                <w:szCs w:val="21"/>
              </w:rPr>
              <w:t>关联方</w:t>
            </w:r>
          </w:p>
        </w:tc>
        <w:tc>
          <w:tcPr>
            <w:tcW w:w="3024" w:type="dxa"/>
            <w:gridSpan w:val="2"/>
            <w:tcBorders>
              <w:top w:val="single" w:sz="8" w:space="0" w:color="auto"/>
            </w:tcBorders>
            <w:vAlign w:val="center"/>
          </w:tcPr>
          <w:p w14:paraId="749678E2" w14:textId="77777777" w:rsidR="00D34B01" w:rsidRPr="00D34B01" w:rsidRDefault="00D34B01" w:rsidP="00035A37">
            <w:pPr>
              <w:tabs>
                <w:tab w:val="left" w:pos="630"/>
              </w:tabs>
              <w:snapToGrid w:val="0"/>
              <w:jc w:val="center"/>
              <w:outlineLvl w:val="0"/>
              <w:rPr>
                <w:rFonts w:ascii="Arial Narrow" w:eastAsia="仿宋_GB2312" w:hAnsi="Arial Narrow" w:cs="Arial"/>
                <w:b/>
                <w:bCs/>
                <w:sz w:val="21"/>
                <w:szCs w:val="21"/>
              </w:rPr>
            </w:pPr>
            <w:r w:rsidRPr="00D34B01">
              <w:rPr>
                <w:rFonts w:ascii="Arial Narrow" w:eastAsia="仿宋_GB2312" w:hAnsi="Arial Narrow" w:cs="Arial"/>
                <w:b/>
                <w:bCs/>
                <w:sz w:val="21"/>
                <w:szCs w:val="21"/>
              </w:rPr>
              <w:t>期末数</w:t>
            </w:r>
          </w:p>
          <w:p w14:paraId="4BA87C99" w14:textId="77777777" w:rsidR="00D34B01" w:rsidRPr="00D34B01" w:rsidRDefault="00D34B01" w:rsidP="00035A37">
            <w:pPr>
              <w:tabs>
                <w:tab w:val="left" w:pos="630"/>
              </w:tabs>
              <w:snapToGrid w:val="0"/>
              <w:jc w:val="center"/>
              <w:outlineLvl w:val="0"/>
              <w:rPr>
                <w:rFonts w:ascii="Arial Narrow" w:eastAsia="仿宋_GB2312" w:hAnsi="Arial Narrow" w:cs="Arial"/>
                <w:b/>
                <w:bCs/>
                <w:sz w:val="21"/>
                <w:szCs w:val="21"/>
              </w:rPr>
            </w:pPr>
          </w:p>
        </w:tc>
        <w:tc>
          <w:tcPr>
            <w:tcW w:w="3024" w:type="dxa"/>
            <w:gridSpan w:val="2"/>
            <w:tcBorders>
              <w:top w:val="single" w:sz="8" w:space="0" w:color="auto"/>
            </w:tcBorders>
            <w:vAlign w:val="center"/>
          </w:tcPr>
          <w:p w14:paraId="19C0D539" w14:textId="77777777" w:rsidR="00D34B01" w:rsidRPr="00D34B01" w:rsidRDefault="00D34B01" w:rsidP="00035A37">
            <w:pPr>
              <w:tabs>
                <w:tab w:val="left" w:pos="630"/>
              </w:tabs>
              <w:snapToGrid w:val="0"/>
              <w:jc w:val="center"/>
              <w:outlineLvl w:val="0"/>
              <w:rPr>
                <w:rFonts w:ascii="Arial Narrow" w:eastAsia="仿宋_GB2312" w:hAnsi="Arial Narrow" w:cs="Arial"/>
                <w:b/>
                <w:bCs/>
                <w:sz w:val="21"/>
                <w:szCs w:val="21"/>
              </w:rPr>
            </w:pPr>
            <w:r w:rsidRPr="00D34B01">
              <w:rPr>
                <w:rFonts w:ascii="Arial Narrow" w:eastAsia="仿宋_GB2312" w:hAnsi="Arial Narrow" w:cs="Arial"/>
                <w:b/>
                <w:bCs/>
                <w:sz w:val="21"/>
                <w:szCs w:val="21"/>
              </w:rPr>
              <w:t>期初数</w:t>
            </w:r>
          </w:p>
        </w:tc>
      </w:tr>
      <w:tr w:rsidR="00D34B01" w:rsidRPr="00D34B01" w14:paraId="2FF4667F" w14:textId="77777777" w:rsidTr="00035A37">
        <w:tblPrEx>
          <w:tblCellMar>
            <w:top w:w="0" w:type="dxa"/>
            <w:bottom w:w="0" w:type="dxa"/>
          </w:tblCellMar>
        </w:tblPrEx>
        <w:trPr>
          <w:trHeight w:hRule="exact" w:val="397"/>
        </w:trPr>
        <w:tc>
          <w:tcPr>
            <w:tcW w:w="1512" w:type="dxa"/>
            <w:vMerge/>
            <w:tcBorders>
              <w:bottom w:val="single" w:sz="4" w:space="0" w:color="auto"/>
            </w:tcBorders>
            <w:vAlign w:val="center"/>
          </w:tcPr>
          <w:p w14:paraId="1A7F360D" w14:textId="77777777" w:rsidR="00D34B01" w:rsidRPr="00D34B01" w:rsidRDefault="00D34B01" w:rsidP="00035A37">
            <w:pPr>
              <w:tabs>
                <w:tab w:val="left" w:pos="630"/>
              </w:tabs>
              <w:snapToGrid w:val="0"/>
              <w:outlineLvl w:val="0"/>
              <w:rPr>
                <w:rFonts w:ascii="Arial Narrow" w:eastAsia="仿宋_GB2312" w:hAnsi="Arial Narrow" w:hint="eastAsia"/>
                <w:b/>
                <w:bCs/>
                <w:sz w:val="21"/>
                <w:szCs w:val="21"/>
              </w:rPr>
            </w:pPr>
          </w:p>
        </w:tc>
        <w:tc>
          <w:tcPr>
            <w:tcW w:w="1512" w:type="dxa"/>
            <w:vMerge/>
            <w:tcBorders>
              <w:bottom w:val="single" w:sz="4" w:space="0" w:color="auto"/>
            </w:tcBorders>
            <w:vAlign w:val="center"/>
          </w:tcPr>
          <w:p w14:paraId="1D494194" w14:textId="77777777" w:rsidR="00D34B01" w:rsidRPr="00D34B01" w:rsidRDefault="00D34B01" w:rsidP="00035A37">
            <w:pPr>
              <w:tabs>
                <w:tab w:val="left" w:pos="630"/>
              </w:tabs>
              <w:snapToGrid w:val="0"/>
              <w:outlineLvl w:val="0"/>
              <w:rPr>
                <w:rFonts w:ascii="Arial Narrow" w:eastAsia="仿宋_GB2312" w:hAnsi="Arial Narrow" w:hint="eastAsia"/>
                <w:b/>
                <w:bCs/>
                <w:sz w:val="21"/>
                <w:szCs w:val="21"/>
              </w:rPr>
            </w:pPr>
          </w:p>
        </w:tc>
        <w:tc>
          <w:tcPr>
            <w:tcW w:w="1512" w:type="dxa"/>
            <w:tcBorders>
              <w:bottom w:val="single" w:sz="4" w:space="0" w:color="auto"/>
            </w:tcBorders>
            <w:vAlign w:val="center"/>
          </w:tcPr>
          <w:p w14:paraId="1E658EBA" w14:textId="77777777" w:rsidR="00D34B01" w:rsidRPr="00D34B01" w:rsidRDefault="00D34B01" w:rsidP="00035A37">
            <w:pPr>
              <w:tabs>
                <w:tab w:val="left" w:pos="630"/>
              </w:tabs>
              <w:snapToGrid w:val="0"/>
              <w:jc w:val="right"/>
              <w:outlineLvl w:val="0"/>
              <w:rPr>
                <w:rFonts w:ascii="Arial Narrow" w:eastAsia="仿宋_GB2312" w:hAnsi="Arial Narrow" w:cs="Arial"/>
                <w:b/>
                <w:bCs/>
                <w:sz w:val="21"/>
                <w:szCs w:val="21"/>
              </w:rPr>
            </w:pPr>
            <w:r w:rsidRPr="00D34B01">
              <w:rPr>
                <w:rFonts w:ascii="Arial Narrow" w:eastAsia="仿宋_GB2312" w:hAnsi="Arial Narrow" w:cs="Arial" w:hint="eastAsia"/>
                <w:b/>
                <w:bCs/>
                <w:sz w:val="21"/>
                <w:szCs w:val="21"/>
              </w:rPr>
              <w:t>账面余额</w:t>
            </w:r>
          </w:p>
        </w:tc>
        <w:tc>
          <w:tcPr>
            <w:tcW w:w="1512" w:type="dxa"/>
            <w:tcBorders>
              <w:bottom w:val="single" w:sz="4" w:space="0" w:color="auto"/>
            </w:tcBorders>
            <w:vAlign w:val="center"/>
          </w:tcPr>
          <w:p w14:paraId="392145BF" w14:textId="77777777" w:rsidR="00D34B01" w:rsidRPr="00D34B01" w:rsidRDefault="00D34B01" w:rsidP="00035A37">
            <w:pPr>
              <w:tabs>
                <w:tab w:val="left" w:pos="630"/>
              </w:tabs>
              <w:snapToGrid w:val="0"/>
              <w:jc w:val="right"/>
              <w:outlineLvl w:val="0"/>
              <w:rPr>
                <w:rFonts w:ascii="Arial Narrow" w:eastAsia="仿宋_GB2312" w:hAnsi="Arial Narrow" w:cs="Arial"/>
                <w:b/>
                <w:bCs/>
                <w:sz w:val="21"/>
                <w:szCs w:val="21"/>
              </w:rPr>
            </w:pPr>
            <w:r w:rsidRPr="00D34B01">
              <w:rPr>
                <w:rFonts w:ascii="Arial Narrow" w:eastAsia="仿宋_GB2312" w:hAnsi="Arial Narrow" w:cs="Arial" w:hint="eastAsia"/>
                <w:b/>
                <w:bCs/>
                <w:sz w:val="21"/>
                <w:szCs w:val="21"/>
              </w:rPr>
              <w:t>坏账准备</w:t>
            </w:r>
          </w:p>
        </w:tc>
        <w:tc>
          <w:tcPr>
            <w:tcW w:w="1512" w:type="dxa"/>
            <w:tcBorders>
              <w:bottom w:val="single" w:sz="4" w:space="0" w:color="auto"/>
            </w:tcBorders>
            <w:vAlign w:val="center"/>
          </w:tcPr>
          <w:p w14:paraId="4C7D7180" w14:textId="77777777" w:rsidR="00D34B01" w:rsidRPr="00D34B01" w:rsidRDefault="00D34B01" w:rsidP="00035A37">
            <w:pPr>
              <w:tabs>
                <w:tab w:val="left" w:pos="630"/>
              </w:tabs>
              <w:snapToGrid w:val="0"/>
              <w:jc w:val="right"/>
              <w:outlineLvl w:val="0"/>
              <w:rPr>
                <w:rFonts w:ascii="Arial Narrow" w:eastAsia="仿宋_GB2312" w:hAnsi="Arial Narrow" w:cs="Arial"/>
                <w:b/>
                <w:bCs/>
                <w:sz w:val="21"/>
                <w:szCs w:val="21"/>
              </w:rPr>
            </w:pPr>
            <w:r w:rsidRPr="00D34B01">
              <w:rPr>
                <w:rFonts w:ascii="Arial Narrow" w:eastAsia="仿宋_GB2312" w:hAnsi="Arial Narrow" w:cs="Arial" w:hint="eastAsia"/>
                <w:b/>
                <w:bCs/>
                <w:sz w:val="21"/>
                <w:szCs w:val="21"/>
              </w:rPr>
              <w:t>账面余额</w:t>
            </w:r>
          </w:p>
        </w:tc>
        <w:tc>
          <w:tcPr>
            <w:tcW w:w="1512" w:type="dxa"/>
            <w:tcBorders>
              <w:bottom w:val="single" w:sz="4" w:space="0" w:color="auto"/>
            </w:tcBorders>
            <w:vAlign w:val="center"/>
          </w:tcPr>
          <w:p w14:paraId="03780F6C" w14:textId="77777777" w:rsidR="00D34B01" w:rsidRPr="00D34B01" w:rsidRDefault="00D34B01" w:rsidP="00035A37">
            <w:pPr>
              <w:tabs>
                <w:tab w:val="left" w:pos="630"/>
              </w:tabs>
              <w:snapToGrid w:val="0"/>
              <w:jc w:val="right"/>
              <w:outlineLvl w:val="0"/>
              <w:rPr>
                <w:rFonts w:ascii="Arial Narrow" w:eastAsia="仿宋_GB2312" w:hAnsi="Arial Narrow" w:cs="Arial"/>
                <w:b/>
                <w:bCs/>
                <w:sz w:val="21"/>
                <w:szCs w:val="21"/>
              </w:rPr>
            </w:pPr>
            <w:r w:rsidRPr="00D34B01">
              <w:rPr>
                <w:rFonts w:ascii="Arial Narrow" w:eastAsia="仿宋_GB2312" w:hAnsi="Arial Narrow" w:cs="Arial" w:hint="eastAsia"/>
                <w:b/>
                <w:bCs/>
                <w:sz w:val="21"/>
                <w:szCs w:val="21"/>
              </w:rPr>
              <w:t>坏账准备</w:t>
            </w:r>
          </w:p>
        </w:tc>
      </w:tr>
      <w:tr w:rsidR="00D34B01" w:rsidRPr="00D34B01" w14:paraId="5E25AE1D" w14:textId="77777777" w:rsidTr="00035A37">
        <w:tblPrEx>
          <w:tblCellMar>
            <w:top w:w="0" w:type="dxa"/>
            <w:bottom w:w="0" w:type="dxa"/>
          </w:tblCellMar>
        </w:tblPrEx>
        <w:trPr>
          <w:trHeight w:hRule="exact" w:val="397"/>
        </w:trPr>
        <w:tc>
          <w:tcPr>
            <w:tcW w:w="1512" w:type="dxa"/>
            <w:tcBorders>
              <w:top w:val="single" w:sz="4" w:space="0" w:color="auto"/>
            </w:tcBorders>
            <w:vAlign w:val="center"/>
          </w:tcPr>
          <w:p w14:paraId="4E0CDBD2"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r w:rsidRPr="00D34B01">
              <w:rPr>
                <w:rFonts w:ascii="Arial Narrow" w:eastAsia="仿宋_GB2312" w:hAnsi="Arial Narrow" w:cs="宋体" w:hint="eastAsia"/>
                <w:color w:val="0000FF"/>
                <w:kern w:val="0"/>
                <w:sz w:val="21"/>
                <w:szCs w:val="21"/>
              </w:rPr>
              <w:t>可无限量添加行</w:t>
            </w:r>
          </w:p>
        </w:tc>
        <w:tc>
          <w:tcPr>
            <w:tcW w:w="1512" w:type="dxa"/>
            <w:tcBorders>
              <w:top w:val="single" w:sz="4" w:space="0" w:color="auto"/>
            </w:tcBorders>
            <w:vAlign w:val="center"/>
          </w:tcPr>
          <w:p w14:paraId="5E59DE47"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p>
        </w:tc>
        <w:tc>
          <w:tcPr>
            <w:tcW w:w="1512" w:type="dxa"/>
            <w:tcBorders>
              <w:top w:val="single" w:sz="4" w:space="0" w:color="auto"/>
            </w:tcBorders>
            <w:vAlign w:val="center"/>
          </w:tcPr>
          <w:p w14:paraId="38B14593"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1512" w:type="dxa"/>
            <w:tcBorders>
              <w:top w:val="single" w:sz="4" w:space="0" w:color="auto"/>
            </w:tcBorders>
            <w:vAlign w:val="center"/>
          </w:tcPr>
          <w:p w14:paraId="03C6F4F1"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1512" w:type="dxa"/>
            <w:tcBorders>
              <w:top w:val="single" w:sz="4" w:space="0" w:color="auto"/>
            </w:tcBorders>
            <w:vAlign w:val="center"/>
          </w:tcPr>
          <w:p w14:paraId="02AF818B"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1512" w:type="dxa"/>
            <w:tcBorders>
              <w:top w:val="single" w:sz="4" w:space="0" w:color="auto"/>
            </w:tcBorders>
            <w:vAlign w:val="center"/>
          </w:tcPr>
          <w:p w14:paraId="2209699F"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r>
      <w:tr w:rsidR="00D34B01" w:rsidRPr="00D34B01" w14:paraId="735EDDCB" w14:textId="77777777" w:rsidTr="00035A37">
        <w:tblPrEx>
          <w:tblCellMar>
            <w:top w:w="0" w:type="dxa"/>
            <w:bottom w:w="0" w:type="dxa"/>
          </w:tblCellMar>
        </w:tblPrEx>
        <w:trPr>
          <w:trHeight w:hRule="exact" w:val="397"/>
        </w:trPr>
        <w:tc>
          <w:tcPr>
            <w:tcW w:w="1512" w:type="dxa"/>
            <w:tcBorders>
              <w:bottom w:val="single" w:sz="4" w:space="0" w:color="auto"/>
            </w:tcBorders>
            <w:vAlign w:val="center"/>
          </w:tcPr>
          <w:p w14:paraId="6695659A"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p>
        </w:tc>
        <w:tc>
          <w:tcPr>
            <w:tcW w:w="1512" w:type="dxa"/>
            <w:tcBorders>
              <w:bottom w:val="single" w:sz="4" w:space="0" w:color="auto"/>
            </w:tcBorders>
            <w:vAlign w:val="center"/>
          </w:tcPr>
          <w:p w14:paraId="0C67A156"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p>
        </w:tc>
        <w:tc>
          <w:tcPr>
            <w:tcW w:w="1512" w:type="dxa"/>
            <w:tcBorders>
              <w:bottom w:val="single" w:sz="4" w:space="0" w:color="auto"/>
            </w:tcBorders>
            <w:vAlign w:val="center"/>
          </w:tcPr>
          <w:p w14:paraId="7EA5124A"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1512" w:type="dxa"/>
            <w:tcBorders>
              <w:bottom w:val="single" w:sz="4" w:space="0" w:color="auto"/>
            </w:tcBorders>
            <w:vAlign w:val="center"/>
          </w:tcPr>
          <w:p w14:paraId="1DBBADFA"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1512" w:type="dxa"/>
            <w:tcBorders>
              <w:bottom w:val="single" w:sz="4" w:space="0" w:color="auto"/>
            </w:tcBorders>
            <w:vAlign w:val="center"/>
          </w:tcPr>
          <w:p w14:paraId="440E047F"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1512" w:type="dxa"/>
            <w:tcBorders>
              <w:bottom w:val="single" w:sz="4" w:space="0" w:color="auto"/>
            </w:tcBorders>
            <w:vAlign w:val="center"/>
          </w:tcPr>
          <w:p w14:paraId="68CF4A36"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r>
    </w:tbl>
    <w:p w14:paraId="196FAF55" w14:textId="77777777" w:rsidR="00D34B01" w:rsidRDefault="00D34B01" w:rsidP="00D34B01">
      <w:pPr>
        <w:spacing w:beforeLines="50" w:before="222" w:afterLines="90" w:after="400"/>
        <w:rPr>
          <w:rFonts w:ascii="Arial Narrow" w:eastAsia="仿宋_GB2312" w:hAnsi="Arial Narrow" w:hint="eastAsia"/>
          <w:sz w:val="24"/>
          <w:szCs w:val="24"/>
        </w:rPr>
      </w:pPr>
      <w:r w:rsidRPr="00F00DEB">
        <w:rPr>
          <w:rFonts w:ascii="Arial Narrow" w:eastAsia="仿宋_GB2312" w:hAnsi="Arial Narrow" w:hint="eastAsia"/>
          <w:color w:val="0000FF"/>
          <w:sz w:val="24"/>
          <w:szCs w:val="24"/>
        </w:rPr>
        <w:t>注：关联交易约定以净额结算的，应收关联方款项可以抵销后金额填列。</w:t>
      </w:r>
    </w:p>
    <w:p w14:paraId="6CA609A5" w14:textId="77777777" w:rsidR="00D34B01" w:rsidRDefault="00D34B01" w:rsidP="00D34B01">
      <w:pPr>
        <w:adjustRightInd w:val="0"/>
        <w:snapToGrid w:val="0"/>
        <w:spacing w:beforeLines="50" w:before="222" w:line="300" w:lineRule="auto"/>
        <w:rPr>
          <w:rFonts w:ascii="Arial Narrow" w:eastAsia="仿宋_GB2312" w:hAnsi="Arial Narrow" w:hint="eastAsia"/>
          <w:sz w:val="24"/>
          <w:szCs w:val="24"/>
        </w:rPr>
      </w:pPr>
      <w:r>
        <w:rPr>
          <w:rFonts w:ascii="Arial Narrow" w:eastAsia="仿宋_GB2312" w:hAnsi="Arial Narrow" w:hint="eastAsia"/>
          <w:sz w:val="24"/>
          <w:szCs w:val="24"/>
        </w:rPr>
        <w:t>（</w:t>
      </w:r>
      <w:r>
        <w:rPr>
          <w:rFonts w:ascii="Arial Narrow" w:eastAsia="仿宋_GB2312" w:hAnsi="Arial Narrow" w:hint="eastAsia"/>
          <w:sz w:val="24"/>
          <w:szCs w:val="24"/>
        </w:rPr>
        <w:t>2</w:t>
      </w:r>
      <w:r>
        <w:rPr>
          <w:rFonts w:ascii="Arial Narrow" w:eastAsia="仿宋_GB2312" w:hAnsi="Arial Narrow" w:hint="eastAsia"/>
          <w:sz w:val="24"/>
          <w:szCs w:val="24"/>
        </w:rPr>
        <w:t>）</w:t>
      </w:r>
      <w:r w:rsidRPr="00F00DEB">
        <w:rPr>
          <w:rFonts w:ascii="Arial Narrow" w:eastAsia="仿宋_GB2312" w:hAnsi="Arial Narrow" w:hint="eastAsia"/>
          <w:sz w:val="24"/>
          <w:szCs w:val="24"/>
        </w:rPr>
        <w:t>公司应付关联方款项</w:t>
      </w:r>
    </w:p>
    <w:tbl>
      <w:tblPr>
        <w:tblW w:w="9072" w:type="dxa"/>
        <w:tblInd w:w="108" w:type="dxa"/>
        <w:tblLook w:val="0000" w:firstRow="0" w:lastRow="0" w:firstColumn="0" w:lastColumn="0" w:noHBand="0" w:noVBand="0"/>
      </w:tblPr>
      <w:tblGrid>
        <w:gridCol w:w="2268"/>
        <w:gridCol w:w="2268"/>
        <w:gridCol w:w="2268"/>
        <w:gridCol w:w="2268"/>
      </w:tblGrid>
      <w:tr w:rsidR="00D34B01" w:rsidRPr="00D34B01" w14:paraId="088478CD" w14:textId="77777777" w:rsidTr="00035A37">
        <w:tblPrEx>
          <w:tblCellMar>
            <w:top w:w="0" w:type="dxa"/>
            <w:bottom w:w="0" w:type="dxa"/>
          </w:tblCellMar>
        </w:tblPrEx>
        <w:trPr>
          <w:trHeight w:hRule="exact" w:val="397"/>
        </w:trPr>
        <w:tc>
          <w:tcPr>
            <w:tcW w:w="2268" w:type="dxa"/>
            <w:tcBorders>
              <w:top w:val="single" w:sz="4" w:space="0" w:color="auto"/>
            </w:tcBorders>
            <w:vAlign w:val="center"/>
          </w:tcPr>
          <w:p w14:paraId="38CD00DE" w14:textId="77777777" w:rsidR="00D34B01" w:rsidRPr="00D34B01" w:rsidRDefault="00D34B01" w:rsidP="00035A37">
            <w:pPr>
              <w:tabs>
                <w:tab w:val="left" w:pos="630"/>
              </w:tabs>
              <w:snapToGrid w:val="0"/>
              <w:outlineLvl w:val="0"/>
              <w:rPr>
                <w:rFonts w:ascii="Arial Narrow" w:eastAsia="仿宋_GB2312" w:hAnsi="Arial Narrow" w:cs="Arial" w:hint="eastAsia"/>
                <w:b/>
                <w:bCs/>
                <w:sz w:val="21"/>
                <w:szCs w:val="21"/>
              </w:rPr>
            </w:pPr>
            <w:r w:rsidRPr="00D34B01">
              <w:rPr>
                <w:rFonts w:ascii="Arial Narrow" w:eastAsia="仿宋_GB2312" w:hAnsi="Arial Narrow" w:cs="Arial" w:hint="eastAsia"/>
                <w:b/>
                <w:bCs/>
                <w:sz w:val="21"/>
                <w:szCs w:val="21"/>
              </w:rPr>
              <w:t>项目名称</w:t>
            </w:r>
          </w:p>
        </w:tc>
        <w:tc>
          <w:tcPr>
            <w:tcW w:w="2268" w:type="dxa"/>
            <w:tcBorders>
              <w:top w:val="single" w:sz="4" w:space="0" w:color="auto"/>
            </w:tcBorders>
            <w:vAlign w:val="center"/>
          </w:tcPr>
          <w:p w14:paraId="2BA71D4A" w14:textId="77777777" w:rsidR="00D34B01" w:rsidRPr="00D34B01" w:rsidRDefault="00D34B01" w:rsidP="00035A37">
            <w:pPr>
              <w:tabs>
                <w:tab w:val="left" w:pos="630"/>
              </w:tabs>
              <w:snapToGrid w:val="0"/>
              <w:outlineLvl w:val="0"/>
              <w:rPr>
                <w:rFonts w:ascii="Arial Narrow" w:eastAsia="仿宋_GB2312" w:hAnsi="Arial Narrow" w:cs="Arial" w:hint="eastAsia"/>
                <w:b/>
                <w:bCs/>
                <w:sz w:val="21"/>
                <w:szCs w:val="21"/>
              </w:rPr>
            </w:pPr>
            <w:r w:rsidRPr="00D34B01">
              <w:rPr>
                <w:rFonts w:ascii="Arial Narrow" w:eastAsia="仿宋_GB2312" w:hAnsi="Arial Narrow" w:cs="Arial" w:hint="eastAsia"/>
                <w:b/>
                <w:bCs/>
                <w:sz w:val="21"/>
                <w:szCs w:val="21"/>
              </w:rPr>
              <w:t>关联方</w:t>
            </w:r>
          </w:p>
        </w:tc>
        <w:tc>
          <w:tcPr>
            <w:tcW w:w="2268" w:type="dxa"/>
            <w:tcBorders>
              <w:top w:val="single" w:sz="4" w:space="0" w:color="auto"/>
            </w:tcBorders>
            <w:vAlign w:val="center"/>
          </w:tcPr>
          <w:p w14:paraId="451B7527"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r w:rsidRPr="00D34B01">
              <w:rPr>
                <w:rFonts w:ascii="Arial Narrow" w:eastAsia="仿宋_GB2312" w:hAnsi="Arial Narrow" w:cs="Arial"/>
                <w:b/>
                <w:bCs/>
                <w:sz w:val="21"/>
                <w:szCs w:val="21"/>
              </w:rPr>
              <w:t>期末数</w:t>
            </w:r>
          </w:p>
        </w:tc>
        <w:tc>
          <w:tcPr>
            <w:tcW w:w="2268" w:type="dxa"/>
            <w:tcBorders>
              <w:top w:val="single" w:sz="4" w:space="0" w:color="auto"/>
            </w:tcBorders>
            <w:vAlign w:val="center"/>
          </w:tcPr>
          <w:p w14:paraId="496A27C4"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r w:rsidRPr="00D34B01">
              <w:rPr>
                <w:rFonts w:ascii="Arial Narrow" w:eastAsia="仿宋_GB2312" w:hAnsi="Arial Narrow" w:cs="Arial"/>
                <w:b/>
                <w:bCs/>
                <w:sz w:val="21"/>
                <w:szCs w:val="21"/>
              </w:rPr>
              <w:t>期初数</w:t>
            </w:r>
          </w:p>
        </w:tc>
      </w:tr>
      <w:tr w:rsidR="00D34B01" w:rsidRPr="00D34B01" w14:paraId="1A87EC38" w14:textId="77777777" w:rsidTr="00035A37">
        <w:tblPrEx>
          <w:tblCellMar>
            <w:top w:w="0" w:type="dxa"/>
            <w:bottom w:w="0" w:type="dxa"/>
          </w:tblCellMar>
        </w:tblPrEx>
        <w:trPr>
          <w:trHeight w:hRule="exact" w:val="397"/>
        </w:trPr>
        <w:tc>
          <w:tcPr>
            <w:tcW w:w="2268" w:type="dxa"/>
            <w:tcBorders>
              <w:top w:val="single" w:sz="4" w:space="0" w:color="auto"/>
            </w:tcBorders>
            <w:vAlign w:val="center"/>
          </w:tcPr>
          <w:p w14:paraId="5D1B07D8" w14:textId="77777777" w:rsidR="00D34B01" w:rsidRPr="00D34B01" w:rsidRDefault="00D34B01" w:rsidP="00035A37">
            <w:pPr>
              <w:tabs>
                <w:tab w:val="left" w:pos="630"/>
              </w:tabs>
              <w:snapToGrid w:val="0"/>
              <w:outlineLvl w:val="0"/>
              <w:rPr>
                <w:rFonts w:ascii="Arial Narrow" w:eastAsia="仿宋_GB2312" w:hAnsi="Arial Narrow" w:cs="宋体" w:hint="eastAsia"/>
                <w:color w:val="0000FF"/>
                <w:kern w:val="0"/>
                <w:sz w:val="21"/>
                <w:szCs w:val="21"/>
              </w:rPr>
            </w:pPr>
            <w:r w:rsidRPr="00D34B01">
              <w:rPr>
                <w:rFonts w:ascii="Arial Narrow" w:eastAsia="仿宋_GB2312" w:hAnsi="Arial Narrow" w:cs="宋体" w:hint="eastAsia"/>
                <w:color w:val="0000FF"/>
                <w:kern w:val="0"/>
                <w:sz w:val="21"/>
                <w:szCs w:val="21"/>
              </w:rPr>
              <w:t>可无限量添加行</w:t>
            </w:r>
          </w:p>
        </w:tc>
        <w:tc>
          <w:tcPr>
            <w:tcW w:w="2268" w:type="dxa"/>
            <w:tcBorders>
              <w:top w:val="single" w:sz="4" w:space="0" w:color="auto"/>
            </w:tcBorders>
            <w:vAlign w:val="center"/>
          </w:tcPr>
          <w:p w14:paraId="7108CC39"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p>
        </w:tc>
        <w:tc>
          <w:tcPr>
            <w:tcW w:w="2268" w:type="dxa"/>
            <w:tcBorders>
              <w:top w:val="single" w:sz="4" w:space="0" w:color="auto"/>
            </w:tcBorders>
            <w:vAlign w:val="center"/>
          </w:tcPr>
          <w:p w14:paraId="798F8FFA"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2268" w:type="dxa"/>
            <w:tcBorders>
              <w:top w:val="single" w:sz="4" w:space="0" w:color="auto"/>
            </w:tcBorders>
            <w:vAlign w:val="center"/>
          </w:tcPr>
          <w:p w14:paraId="139371F8"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r>
      <w:tr w:rsidR="00D34B01" w:rsidRPr="00D34B01" w14:paraId="65BF8000" w14:textId="77777777" w:rsidTr="00035A37">
        <w:tblPrEx>
          <w:tblCellMar>
            <w:top w:w="0" w:type="dxa"/>
            <w:bottom w:w="0" w:type="dxa"/>
          </w:tblCellMar>
        </w:tblPrEx>
        <w:trPr>
          <w:trHeight w:hRule="exact" w:val="397"/>
        </w:trPr>
        <w:tc>
          <w:tcPr>
            <w:tcW w:w="2268" w:type="dxa"/>
            <w:tcBorders>
              <w:bottom w:val="single" w:sz="4" w:space="0" w:color="auto"/>
            </w:tcBorders>
            <w:vAlign w:val="center"/>
          </w:tcPr>
          <w:p w14:paraId="6B7DF1DD"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p>
        </w:tc>
        <w:tc>
          <w:tcPr>
            <w:tcW w:w="2268" w:type="dxa"/>
            <w:tcBorders>
              <w:bottom w:val="single" w:sz="4" w:space="0" w:color="auto"/>
            </w:tcBorders>
            <w:vAlign w:val="center"/>
          </w:tcPr>
          <w:p w14:paraId="59B49D1A" w14:textId="77777777" w:rsidR="00D34B01" w:rsidRPr="00D34B01" w:rsidRDefault="00D34B01" w:rsidP="00035A37">
            <w:pPr>
              <w:tabs>
                <w:tab w:val="left" w:pos="630"/>
              </w:tabs>
              <w:snapToGrid w:val="0"/>
              <w:outlineLvl w:val="0"/>
              <w:rPr>
                <w:rFonts w:ascii="Arial Narrow" w:eastAsia="仿宋_GB2312" w:hAnsi="Arial Narrow" w:hint="eastAsia"/>
                <w:bCs/>
                <w:sz w:val="21"/>
                <w:szCs w:val="21"/>
              </w:rPr>
            </w:pPr>
          </w:p>
        </w:tc>
        <w:tc>
          <w:tcPr>
            <w:tcW w:w="2268" w:type="dxa"/>
            <w:tcBorders>
              <w:bottom w:val="single" w:sz="4" w:space="0" w:color="auto"/>
            </w:tcBorders>
            <w:vAlign w:val="center"/>
          </w:tcPr>
          <w:p w14:paraId="00FBC4FE"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c>
          <w:tcPr>
            <w:tcW w:w="2268" w:type="dxa"/>
            <w:tcBorders>
              <w:bottom w:val="single" w:sz="4" w:space="0" w:color="auto"/>
            </w:tcBorders>
            <w:vAlign w:val="center"/>
          </w:tcPr>
          <w:p w14:paraId="55C0EFE1" w14:textId="77777777" w:rsidR="00D34B01" w:rsidRPr="00D34B01" w:rsidRDefault="00D34B01" w:rsidP="00035A37">
            <w:pPr>
              <w:tabs>
                <w:tab w:val="left" w:pos="630"/>
              </w:tabs>
              <w:snapToGrid w:val="0"/>
              <w:jc w:val="right"/>
              <w:outlineLvl w:val="0"/>
              <w:rPr>
                <w:rFonts w:ascii="Arial Narrow" w:eastAsia="仿宋_GB2312" w:hAnsi="Arial Narrow" w:hint="eastAsia"/>
                <w:bCs/>
                <w:sz w:val="21"/>
                <w:szCs w:val="21"/>
              </w:rPr>
            </w:pPr>
          </w:p>
        </w:tc>
      </w:tr>
    </w:tbl>
    <w:p w14:paraId="7E9E6F91" w14:textId="77777777" w:rsidR="00D34B01" w:rsidRPr="0054245E" w:rsidRDefault="00D34B01" w:rsidP="00D34B01">
      <w:pPr>
        <w:spacing w:beforeLines="50" w:before="222" w:afterLines="90" w:after="400"/>
        <w:rPr>
          <w:rFonts w:ascii="Arial Narrow" w:eastAsia="仿宋_GB2312" w:hAnsi="Arial Narrow"/>
          <w:color w:val="0000FF"/>
          <w:sz w:val="24"/>
          <w:szCs w:val="24"/>
        </w:rPr>
      </w:pPr>
      <w:r w:rsidRPr="0054245E">
        <w:rPr>
          <w:rFonts w:ascii="Arial Narrow" w:eastAsia="仿宋_GB2312" w:hAnsi="Arial Narrow" w:hint="eastAsia"/>
          <w:color w:val="0000FF"/>
          <w:sz w:val="24"/>
          <w:szCs w:val="24"/>
        </w:rPr>
        <w:t>注：关联交易约定以净额结算的，应付关联方款项可以抵销后金额填列。</w:t>
      </w:r>
    </w:p>
    <w:p w14:paraId="1F2AF946" w14:textId="77777777" w:rsidR="005E0D13" w:rsidRPr="00D34B01" w:rsidRDefault="00101197" w:rsidP="00D34B01">
      <w:pPr>
        <w:adjustRightInd w:val="0"/>
        <w:snapToGrid w:val="0"/>
        <w:spacing w:beforeLines="50" w:before="222" w:line="300" w:lineRule="auto"/>
        <w:ind w:firstLineChars="200" w:firstLine="480"/>
        <w:rPr>
          <w:rFonts w:ascii="Arial Narrow" w:eastAsia="仿宋_GB2312" w:hAnsi="Arial Narrow"/>
          <w:sz w:val="24"/>
          <w:szCs w:val="24"/>
        </w:rPr>
      </w:pPr>
      <w:r w:rsidRPr="00D34B01">
        <w:rPr>
          <w:rFonts w:ascii="Arial Narrow" w:eastAsia="仿宋_GB2312" w:hAnsi="Arial Narrow" w:hint="eastAsia"/>
          <w:sz w:val="24"/>
          <w:szCs w:val="24"/>
        </w:rPr>
        <w:t>综上，</w:t>
      </w:r>
      <w:r w:rsidR="005E0D13" w:rsidRPr="00D34B01">
        <w:rPr>
          <w:rFonts w:ascii="Arial Narrow" w:eastAsia="仿宋_GB2312" w:hAnsi="Arial Narrow"/>
          <w:sz w:val="24"/>
          <w:szCs w:val="24"/>
        </w:rPr>
        <w:t>我们完全是按照《企业会计准则第</w:t>
      </w:r>
      <w:r w:rsidR="005E0D13" w:rsidRPr="00D34B01">
        <w:rPr>
          <w:rFonts w:ascii="Arial Narrow" w:eastAsia="仿宋_GB2312" w:hAnsi="Arial Narrow"/>
          <w:sz w:val="24"/>
          <w:szCs w:val="24"/>
        </w:rPr>
        <w:t>36</w:t>
      </w:r>
      <w:r w:rsidR="00EB39C3" w:rsidRPr="00D34B01">
        <w:rPr>
          <w:rFonts w:ascii="Arial Narrow" w:eastAsia="仿宋_GB2312" w:hAnsi="Arial Narrow"/>
          <w:sz w:val="24"/>
          <w:szCs w:val="24"/>
        </w:rPr>
        <w:t>号</w:t>
      </w:r>
      <w:r w:rsidR="00EB39C3" w:rsidRPr="00D34B01">
        <w:rPr>
          <w:rFonts w:ascii="Arial Narrow" w:eastAsia="仿宋_GB2312" w:hAnsi="Arial Narrow"/>
          <w:sz w:val="24"/>
          <w:szCs w:val="24"/>
        </w:rPr>
        <w:t>——</w:t>
      </w:r>
      <w:r w:rsidR="00EB39C3" w:rsidRPr="00D34B01">
        <w:rPr>
          <w:rFonts w:ascii="Arial Narrow" w:eastAsia="仿宋_GB2312" w:hAnsi="Arial Narrow"/>
          <w:sz w:val="24"/>
          <w:szCs w:val="24"/>
        </w:rPr>
        <w:t>关联方披露</w:t>
      </w:r>
      <w:r w:rsidR="00D34B01" w:rsidRPr="00D34B01">
        <w:rPr>
          <w:rFonts w:ascii="Arial Narrow" w:eastAsia="仿宋_GB2312" w:hAnsi="Arial Narrow"/>
          <w:sz w:val="24"/>
          <w:szCs w:val="24"/>
        </w:rPr>
        <w:t>》</w:t>
      </w:r>
      <w:r w:rsidR="00EB39C3" w:rsidRPr="00D34B01">
        <w:rPr>
          <w:rFonts w:ascii="Arial Narrow" w:eastAsia="仿宋_GB2312" w:hAnsi="Arial Narrow"/>
          <w:sz w:val="24"/>
          <w:szCs w:val="24"/>
        </w:rPr>
        <w:t>的定义来</w:t>
      </w:r>
      <w:r w:rsidR="005E0D13" w:rsidRPr="00D34B01">
        <w:rPr>
          <w:rFonts w:ascii="Arial Narrow" w:eastAsia="仿宋_GB2312" w:hAnsi="Arial Narrow"/>
          <w:sz w:val="24"/>
          <w:szCs w:val="24"/>
        </w:rPr>
        <w:t>披露关联方的信息，并保证披露的关联方的信息真实、准确、完整。</w:t>
      </w:r>
    </w:p>
    <w:p w14:paraId="4EA9C5F9" w14:textId="77777777" w:rsidR="005D506A" w:rsidRDefault="005D506A" w:rsidP="005D506A">
      <w:pPr>
        <w:adjustRightInd w:val="0"/>
        <w:snapToGrid w:val="0"/>
        <w:spacing w:beforeLines="50" w:before="222" w:line="300" w:lineRule="auto"/>
        <w:ind w:firstLineChars="200" w:firstLine="480"/>
        <w:rPr>
          <w:rFonts w:ascii="仿宋_GB2312" w:eastAsia="仿宋_GB2312" w:hAnsi="宋体" w:hint="eastAsia"/>
          <w:sz w:val="24"/>
        </w:rPr>
      </w:pPr>
      <w:r w:rsidRPr="00316AA9">
        <w:rPr>
          <w:rFonts w:ascii="仿宋_GB2312" w:eastAsia="仿宋_GB2312" w:hAnsi="宋体" w:hint="eastAsia"/>
          <w:color w:val="0000FF"/>
          <w:sz w:val="24"/>
        </w:rPr>
        <w:t>【</w:t>
      </w:r>
      <w:r>
        <w:rPr>
          <w:rFonts w:ascii="仿宋_GB2312" w:eastAsia="仿宋_GB2312" w:hAnsi="宋体" w:hint="eastAsia"/>
          <w:color w:val="0000FF"/>
          <w:sz w:val="24"/>
        </w:rPr>
        <w:t>适用</w:t>
      </w:r>
      <w:r w:rsidRPr="00316AA9">
        <w:rPr>
          <w:rFonts w:ascii="仿宋_GB2312" w:eastAsia="仿宋_GB2312" w:hAnsi="宋体" w:hint="eastAsia"/>
          <w:color w:val="0000FF"/>
          <w:sz w:val="24"/>
        </w:rPr>
        <w:t>《公开发行证券的公司信息披露编报规则第15 号——财务报告的一般规定》</w:t>
      </w:r>
      <w:r>
        <w:rPr>
          <w:rFonts w:ascii="仿宋_GB2312" w:eastAsia="仿宋_GB2312" w:hAnsi="宋体" w:hint="eastAsia"/>
          <w:color w:val="0000FF"/>
          <w:sz w:val="24"/>
        </w:rPr>
        <w:t>的公司将上段修改为：</w:t>
      </w:r>
      <w:r w:rsidRPr="00316AA9">
        <w:rPr>
          <w:rFonts w:ascii="仿宋_GB2312" w:eastAsia="仿宋_GB2312" w:hAnsi="宋体" w:hint="eastAsia"/>
          <w:color w:val="0000FF"/>
          <w:sz w:val="24"/>
        </w:rPr>
        <w:t>】</w:t>
      </w:r>
    </w:p>
    <w:p w14:paraId="621CCF9A" w14:textId="77777777" w:rsidR="005D506A" w:rsidRDefault="005D506A" w:rsidP="005D506A">
      <w:pPr>
        <w:adjustRightInd w:val="0"/>
        <w:snapToGrid w:val="0"/>
        <w:spacing w:beforeLines="50" w:before="222" w:line="300" w:lineRule="auto"/>
        <w:ind w:firstLineChars="200" w:firstLine="480"/>
        <w:rPr>
          <w:rFonts w:ascii="仿宋_GB2312" w:eastAsia="仿宋_GB2312" w:hAnsi="宋体" w:hint="eastAsia"/>
          <w:color w:val="FF0000"/>
          <w:sz w:val="24"/>
        </w:rPr>
      </w:pPr>
      <w:r w:rsidRPr="005D506A">
        <w:rPr>
          <w:rFonts w:ascii="仿宋_GB2312" w:eastAsia="仿宋_GB2312" w:hAnsi="宋体" w:hint="eastAsia"/>
          <w:color w:val="FF0000"/>
          <w:sz w:val="24"/>
        </w:rPr>
        <w:t>综上，我们完全是按照《企业会计准则第36号——关联方披露》的定义</w:t>
      </w:r>
      <w:r w:rsidRPr="00316AA9">
        <w:rPr>
          <w:rFonts w:ascii="仿宋_GB2312" w:eastAsia="仿宋_GB2312" w:hAnsi="宋体" w:hint="eastAsia"/>
          <w:color w:val="FF0000"/>
          <w:sz w:val="24"/>
          <w:highlight w:val="yellow"/>
        </w:rPr>
        <w:t>及中国证监会有关规定中对关联方的界定</w:t>
      </w:r>
      <w:r w:rsidRPr="005D506A">
        <w:rPr>
          <w:rFonts w:ascii="仿宋_GB2312" w:eastAsia="仿宋_GB2312" w:hAnsi="宋体" w:hint="eastAsia"/>
          <w:color w:val="FF0000"/>
          <w:sz w:val="24"/>
        </w:rPr>
        <w:t>来披露关联方的信息，并保证披露的关联方的信息真实、准确、完整。</w:t>
      </w:r>
    </w:p>
    <w:p w14:paraId="0655213D" w14:textId="77777777" w:rsidR="005E0D13" w:rsidRDefault="005E0D13" w:rsidP="00D34B01">
      <w:pPr>
        <w:adjustRightInd w:val="0"/>
        <w:snapToGrid w:val="0"/>
        <w:spacing w:beforeLines="50" w:before="222" w:line="300" w:lineRule="auto"/>
        <w:ind w:firstLineChars="200" w:firstLine="480"/>
        <w:rPr>
          <w:rFonts w:ascii="Arial Narrow" w:eastAsia="仿宋_GB2312" w:hAnsi="Arial Narrow" w:hint="eastAsia"/>
          <w:sz w:val="24"/>
          <w:szCs w:val="24"/>
        </w:rPr>
      </w:pPr>
    </w:p>
    <w:p w14:paraId="0AE8CFEB" w14:textId="77777777" w:rsidR="005D506A" w:rsidRPr="005D506A" w:rsidRDefault="005D506A" w:rsidP="00D34B01">
      <w:pPr>
        <w:adjustRightInd w:val="0"/>
        <w:snapToGrid w:val="0"/>
        <w:spacing w:beforeLines="50" w:before="222" w:line="300" w:lineRule="auto"/>
        <w:ind w:firstLineChars="200" w:firstLine="480"/>
        <w:rPr>
          <w:rFonts w:ascii="Arial Narrow" w:eastAsia="仿宋_GB2312" w:hAnsi="Arial Narrow" w:hint="eastAsia"/>
          <w:sz w:val="24"/>
          <w:szCs w:val="24"/>
        </w:rPr>
      </w:pPr>
    </w:p>
    <w:p w14:paraId="207D2B09" w14:textId="77777777" w:rsidR="004E674C" w:rsidRPr="00D34B01" w:rsidRDefault="004E674C" w:rsidP="00D34B01">
      <w:pPr>
        <w:adjustRightInd w:val="0"/>
        <w:snapToGrid w:val="0"/>
        <w:spacing w:beforeLines="50" w:before="222" w:line="300" w:lineRule="auto"/>
        <w:ind w:firstLineChars="200" w:firstLine="480"/>
        <w:rPr>
          <w:rFonts w:ascii="Arial Narrow" w:eastAsia="仿宋_GB2312" w:hAnsi="Arial Narrow" w:hint="eastAsia"/>
          <w:sz w:val="24"/>
          <w:szCs w:val="24"/>
        </w:rPr>
      </w:pPr>
    </w:p>
    <w:p w14:paraId="7CE8C8BD" w14:textId="77777777" w:rsidR="004E674C" w:rsidRPr="00D34B01" w:rsidRDefault="004E674C" w:rsidP="00D34B01">
      <w:pPr>
        <w:adjustRightInd w:val="0"/>
        <w:snapToGrid w:val="0"/>
        <w:spacing w:beforeLines="50" w:before="222" w:line="300" w:lineRule="auto"/>
        <w:ind w:firstLineChars="200" w:firstLine="480"/>
        <w:rPr>
          <w:rFonts w:ascii="Arial Narrow" w:eastAsia="仿宋_GB2312" w:hAnsi="Arial Narrow" w:hint="eastAsia"/>
          <w:sz w:val="24"/>
          <w:szCs w:val="24"/>
        </w:rPr>
      </w:pPr>
    </w:p>
    <w:p w14:paraId="0969FE03"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42427C9A"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p>
    <w:p w14:paraId="0BB2ECAD"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p>
    <w:p w14:paraId="6A2E5C52"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Pr="00181D94">
        <w:rPr>
          <w:rFonts w:ascii="仿宋_GB2312" w:eastAsia="仿宋_GB2312" w:hAnsi="宋体" w:hint="eastAsia"/>
          <w:bCs/>
          <w:iCs/>
          <w:sz w:val="24"/>
        </w:rPr>
        <w:t>（</w:t>
      </w:r>
      <w:r>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0F98ADD4"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p>
    <w:p w14:paraId="6F51510A"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p>
    <w:p w14:paraId="1D9EE139"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Pr="00181D94">
        <w:rPr>
          <w:rFonts w:ascii="仿宋_GB2312" w:eastAsia="仿宋_GB2312" w:hAnsi="宋体" w:hint="eastAsia"/>
          <w:bCs/>
          <w:iCs/>
          <w:sz w:val="24"/>
        </w:rPr>
        <w:t>（</w:t>
      </w:r>
      <w:r>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73331375"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p>
    <w:p w14:paraId="097E61D9" w14:textId="77777777" w:rsidR="00D34B01" w:rsidRPr="00181D94" w:rsidRDefault="00D34B01" w:rsidP="00D34B01">
      <w:pPr>
        <w:spacing w:beforeLines="50" w:before="222" w:line="300" w:lineRule="auto"/>
        <w:ind w:firstLineChars="200" w:firstLine="480"/>
        <w:rPr>
          <w:rFonts w:ascii="仿宋_GB2312" w:eastAsia="仿宋_GB2312" w:hAnsi="宋体"/>
          <w:bCs/>
          <w:iCs/>
          <w:sz w:val="24"/>
        </w:rPr>
      </w:pPr>
    </w:p>
    <w:p w14:paraId="507C7C80" w14:textId="77777777" w:rsidR="00D34B01" w:rsidRDefault="00D34B01" w:rsidP="00D34B01">
      <w:pPr>
        <w:spacing w:beforeLines="50" w:before="222"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lastRenderedPageBreak/>
        <w:t>日期：</w:t>
      </w:r>
      <w:r w:rsidRPr="00181D94">
        <w:rPr>
          <w:rFonts w:ascii="仿宋_GB2312" w:eastAsia="仿宋_GB2312" w:hAnsi="宋体" w:hint="eastAsia"/>
          <w:bCs/>
          <w:iCs/>
          <w:color w:val="FF0000"/>
          <w:sz w:val="24"/>
        </w:rPr>
        <w:t>二〇</w:t>
      </w:r>
      <w:r>
        <w:rPr>
          <w:rFonts w:ascii="仿宋_GB2312" w:eastAsia="仿宋_GB2312" w:hAnsi="宋体" w:hint="eastAsia"/>
          <w:bCs/>
          <w:iCs/>
          <w:color w:val="FF0000"/>
          <w:sz w:val="24"/>
        </w:rPr>
        <w:t xml:space="preserve">     </w:t>
      </w:r>
      <w:r w:rsidRPr="00181D94">
        <w:rPr>
          <w:rFonts w:ascii="仿宋_GB2312" w:eastAsia="仿宋_GB2312" w:hAnsi="宋体" w:hint="eastAsia"/>
          <w:bCs/>
          <w:iCs/>
          <w:color w:val="FF0000"/>
          <w:sz w:val="24"/>
        </w:rPr>
        <w:t>年</w:t>
      </w:r>
      <w:r>
        <w:rPr>
          <w:rFonts w:ascii="仿宋_GB2312" w:eastAsia="仿宋_GB2312" w:hAnsi="宋体" w:hint="eastAsia"/>
          <w:bCs/>
          <w:iCs/>
          <w:color w:val="FF0000"/>
          <w:sz w:val="24"/>
        </w:rPr>
        <w:t xml:space="preserve">       </w:t>
      </w:r>
      <w:r w:rsidRPr="00181D94">
        <w:rPr>
          <w:rFonts w:ascii="仿宋_GB2312" w:eastAsia="仿宋_GB2312" w:hAnsi="宋体" w:hint="eastAsia"/>
          <w:bCs/>
          <w:iCs/>
          <w:color w:val="FF0000"/>
          <w:sz w:val="24"/>
        </w:rPr>
        <w:t>月</w:t>
      </w:r>
      <w:r>
        <w:rPr>
          <w:rFonts w:ascii="仿宋_GB2312" w:eastAsia="仿宋_GB2312" w:hAnsi="宋体" w:hint="eastAsia"/>
          <w:bCs/>
          <w:iCs/>
          <w:color w:val="FF0000"/>
          <w:sz w:val="24"/>
        </w:rPr>
        <w:t xml:space="preserve">      </w:t>
      </w:r>
      <w:r w:rsidRPr="00181D94">
        <w:rPr>
          <w:rFonts w:ascii="仿宋_GB2312" w:eastAsia="仿宋_GB2312" w:hAnsi="宋体" w:hint="eastAsia"/>
          <w:bCs/>
          <w:iCs/>
          <w:color w:val="FF0000"/>
          <w:sz w:val="24"/>
        </w:rPr>
        <w:t>日</w:t>
      </w:r>
    </w:p>
    <w:p w14:paraId="52C11CF4" w14:textId="77777777" w:rsidR="005E0D13" w:rsidRDefault="00D34B01" w:rsidP="00D34B01">
      <w:pPr>
        <w:spacing w:beforeLines="50" w:before="222"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w:t>
      </w:r>
      <w:r w:rsidRPr="005D506A">
        <w:rPr>
          <w:rFonts w:ascii="仿宋_GB2312" w:eastAsia="仿宋_GB2312" w:hAnsi="宋体" w:hint="eastAsia"/>
          <w:b/>
          <w:color w:val="0000FF"/>
          <w:sz w:val="24"/>
          <w:u w:val="single"/>
        </w:rPr>
        <w:t>不得晚于审计报告日</w:t>
      </w:r>
      <w:r w:rsidRPr="00303615">
        <w:rPr>
          <w:rFonts w:ascii="仿宋_GB2312" w:eastAsia="仿宋_GB2312" w:hAnsi="宋体" w:hint="eastAsia"/>
          <w:color w:val="0000FF"/>
          <w:sz w:val="24"/>
        </w:rPr>
        <w:t>。】</w:t>
      </w:r>
    </w:p>
    <w:p w14:paraId="5580B067" w14:textId="77777777" w:rsidR="00D34B01" w:rsidRPr="00D34B01" w:rsidRDefault="00D34B01" w:rsidP="00D34B01">
      <w:pPr>
        <w:spacing w:beforeLines="50" w:before="222" w:line="300" w:lineRule="auto"/>
        <w:ind w:firstLineChars="200" w:firstLine="600"/>
        <w:rPr>
          <w:rFonts w:ascii="仿宋_GB2312" w:eastAsia="仿宋_GB2312" w:hint="eastAsia"/>
        </w:rPr>
      </w:pPr>
    </w:p>
    <w:sectPr w:rsidR="00D34B01" w:rsidRPr="00D34B01" w:rsidSect="005E4AC7">
      <w:footerReference w:type="default" r:id="rId7"/>
      <w:pgSz w:w="11906" w:h="16838" w:code="9"/>
      <w:pgMar w:top="1134" w:right="1134" w:bottom="1134" w:left="1588" w:header="737" w:footer="737" w:gutter="0"/>
      <w:cols w:space="425"/>
      <w:docGrid w:type="lines" w:linePitch="445"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DBCF3" w14:textId="77777777" w:rsidR="00CE7677" w:rsidRDefault="00CE7677">
      <w:r>
        <w:separator/>
      </w:r>
    </w:p>
  </w:endnote>
  <w:endnote w:type="continuationSeparator" w:id="0">
    <w:p w14:paraId="2EADC5E0" w14:textId="77777777" w:rsidR="00CE7677" w:rsidRDefault="00CE7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9291" w14:textId="77777777" w:rsidR="00B36698" w:rsidRPr="005E4AC7" w:rsidRDefault="00B36698" w:rsidP="00AC7A21">
    <w:pPr>
      <w:pStyle w:val="a4"/>
      <w:tabs>
        <w:tab w:val="center" w:pos="4500"/>
      </w:tabs>
      <w:spacing w:before="120"/>
      <w:jc w:val="center"/>
      <w:rPr>
        <w:sz w:val="21"/>
        <w:szCs w:val="21"/>
      </w:rPr>
    </w:pPr>
    <w:r w:rsidRPr="005E4AC7">
      <w:rPr>
        <w:rStyle w:val="a6"/>
        <w:sz w:val="21"/>
        <w:szCs w:val="21"/>
      </w:rPr>
      <w:fldChar w:fldCharType="begin"/>
    </w:r>
    <w:r w:rsidRPr="005E4AC7">
      <w:rPr>
        <w:rStyle w:val="a6"/>
        <w:sz w:val="21"/>
        <w:szCs w:val="21"/>
      </w:rPr>
      <w:instrText xml:space="preserve"> PAGE </w:instrText>
    </w:r>
    <w:r w:rsidRPr="005E4AC7">
      <w:rPr>
        <w:rStyle w:val="a6"/>
        <w:sz w:val="21"/>
        <w:szCs w:val="21"/>
      </w:rPr>
      <w:fldChar w:fldCharType="separate"/>
    </w:r>
    <w:r w:rsidR="00203046">
      <w:rPr>
        <w:rStyle w:val="a6"/>
        <w:noProof/>
        <w:sz w:val="21"/>
        <w:szCs w:val="21"/>
      </w:rPr>
      <w:t>6</w:t>
    </w:r>
    <w:r w:rsidRPr="005E4AC7">
      <w:rPr>
        <w:rStyle w:val="a6"/>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F5826" w14:textId="77777777" w:rsidR="00CE7677" w:rsidRDefault="00CE7677">
      <w:r>
        <w:separator/>
      </w:r>
    </w:p>
  </w:footnote>
  <w:footnote w:type="continuationSeparator" w:id="0">
    <w:p w14:paraId="391C3BA2" w14:textId="77777777" w:rsidR="00CE7677" w:rsidRDefault="00CE76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43F83"/>
    <w:multiLevelType w:val="singleLevel"/>
    <w:tmpl w:val="7742BC3E"/>
    <w:lvl w:ilvl="0">
      <w:start w:val="1"/>
      <w:numFmt w:val="decimal"/>
      <w:lvlText w:val="（%1）"/>
      <w:lvlJc w:val="left"/>
      <w:pPr>
        <w:tabs>
          <w:tab w:val="num" w:pos="1440"/>
        </w:tabs>
        <w:ind w:left="1440" w:hanging="720"/>
      </w:pPr>
      <w:rPr>
        <w:rFonts w:hint="eastAsia"/>
      </w:rPr>
    </w:lvl>
  </w:abstractNum>
  <w:abstractNum w:abstractNumId="1" w15:restartNumberingAfterBreak="0">
    <w:nsid w:val="2A4D7851"/>
    <w:multiLevelType w:val="singleLevel"/>
    <w:tmpl w:val="283041F2"/>
    <w:lvl w:ilvl="0">
      <w:start w:val="1"/>
      <w:numFmt w:val="decimal"/>
      <w:lvlText w:val="(%1)"/>
      <w:lvlJc w:val="left"/>
      <w:pPr>
        <w:tabs>
          <w:tab w:val="num" w:pos="990"/>
        </w:tabs>
        <w:ind w:left="990" w:hanging="270"/>
      </w:pPr>
      <w:rPr>
        <w:rFonts w:hint="eastAsia"/>
      </w:rPr>
    </w:lvl>
  </w:abstractNum>
  <w:abstractNum w:abstractNumId="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15:restartNumberingAfterBreak="0">
    <w:nsid w:val="3FA71BE6"/>
    <w:multiLevelType w:val="hybridMultilevel"/>
    <w:tmpl w:val="40683DEA"/>
    <w:lvl w:ilvl="0" w:tplc="B8EE2BF0">
      <w:start w:val="1"/>
      <w:numFmt w:val="decimal"/>
      <w:lvlText w:val="（%1）"/>
      <w:lvlJc w:val="left"/>
      <w:pPr>
        <w:tabs>
          <w:tab w:val="num" w:pos="720"/>
        </w:tabs>
        <w:ind w:left="720" w:hanging="720"/>
      </w:pPr>
      <w:rPr>
        <w:rFonts w:hint="default"/>
      </w:rPr>
    </w:lvl>
    <w:lvl w:ilvl="1" w:tplc="9BE417C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7D040D8"/>
    <w:multiLevelType w:val="singleLevel"/>
    <w:tmpl w:val="C35050F2"/>
    <w:lvl w:ilvl="0">
      <w:start w:val="1"/>
      <w:numFmt w:val="japaneseCounting"/>
      <w:lvlText w:val="%1."/>
      <w:lvlJc w:val="left"/>
      <w:pPr>
        <w:tabs>
          <w:tab w:val="num" w:pos="360"/>
        </w:tabs>
        <w:ind w:left="360" w:hanging="360"/>
      </w:pPr>
      <w:rPr>
        <w:rFonts w:hint="eastAsia"/>
      </w:rPr>
    </w:lvl>
  </w:abstractNum>
  <w:abstractNum w:abstractNumId="5" w15:restartNumberingAfterBreak="0">
    <w:nsid w:val="5EA80D65"/>
    <w:multiLevelType w:val="singleLevel"/>
    <w:tmpl w:val="05F25362"/>
    <w:lvl w:ilvl="0">
      <w:start w:val="1"/>
      <w:numFmt w:val="japaneseCounting"/>
      <w:lvlText w:val="(%1)"/>
      <w:lvlJc w:val="left"/>
      <w:pPr>
        <w:tabs>
          <w:tab w:val="num" w:pos="480"/>
        </w:tabs>
        <w:ind w:left="480" w:hanging="480"/>
      </w:pPr>
      <w:rPr>
        <w:rFonts w:hint="eastAsia"/>
      </w:rPr>
    </w:lvl>
  </w:abstractNum>
  <w:abstractNum w:abstractNumId="6" w15:restartNumberingAfterBreak="0">
    <w:nsid w:val="72CB1D0A"/>
    <w:multiLevelType w:val="hybridMultilevel"/>
    <w:tmpl w:val="B172E560"/>
    <w:lvl w:ilvl="0" w:tplc="F3525C2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739E54CD"/>
    <w:multiLevelType w:val="hybridMultilevel"/>
    <w:tmpl w:val="FCF83F96"/>
    <w:lvl w:ilvl="0" w:tplc="858A90B6">
      <w:start w:val="1"/>
      <w:numFmt w:val="decimalFullWidth"/>
      <w:lvlText w:val="%1、"/>
      <w:lvlJc w:val="left"/>
      <w:pPr>
        <w:tabs>
          <w:tab w:val="num" w:pos="870"/>
        </w:tabs>
        <w:ind w:left="870" w:hanging="45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628896566">
    <w:abstractNumId w:val="4"/>
  </w:num>
  <w:num w:numId="2" w16cid:durableId="1625041159">
    <w:abstractNumId w:val="5"/>
  </w:num>
  <w:num w:numId="3" w16cid:durableId="787159916">
    <w:abstractNumId w:val="1"/>
  </w:num>
  <w:num w:numId="4" w16cid:durableId="946884036">
    <w:abstractNumId w:val="0"/>
  </w:num>
  <w:num w:numId="5" w16cid:durableId="503128079">
    <w:abstractNumId w:val="7"/>
  </w:num>
  <w:num w:numId="6" w16cid:durableId="91052053">
    <w:abstractNumId w:val="2"/>
  </w:num>
  <w:num w:numId="7" w16cid:durableId="1993170601">
    <w:abstractNumId w:val="6"/>
  </w:num>
  <w:num w:numId="8" w16cid:durableId="1278441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rawingGridHorizontalSpacing w:val="135"/>
  <w:drawingGridVerticalSpacing w:val="445"/>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31"/>
    <w:rsid w:val="0000743D"/>
    <w:rsid w:val="00035791"/>
    <w:rsid w:val="00035A37"/>
    <w:rsid w:val="00096655"/>
    <w:rsid w:val="000E105F"/>
    <w:rsid w:val="00101197"/>
    <w:rsid w:val="001849F0"/>
    <w:rsid w:val="0019189C"/>
    <w:rsid w:val="001B40AF"/>
    <w:rsid w:val="001C4DBF"/>
    <w:rsid w:val="001E755B"/>
    <w:rsid w:val="001F20FD"/>
    <w:rsid w:val="00203046"/>
    <w:rsid w:val="002421C9"/>
    <w:rsid w:val="00244F97"/>
    <w:rsid w:val="00316AA9"/>
    <w:rsid w:val="003865D1"/>
    <w:rsid w:val="003D002A"/>
    <w:rsid w:val="003F55CB"/>
    <w:rsid w:val="004341FD"/>
    <w:rsid w:val="00464364"/>
    <w:rsid w:val="00467A75"/>
    <w:rsid w:val="004A75A7"/>
    <w:rsid w:val="004E674C"/>
    <w:rsid w:val="00522755"/>
    <w:rsid w:val="005B48B8"/>
    <w:rsid w:val="005B6A07"/>
    <w:rsid w:val="005D1F9E"/>
    <w:rsid w:val="005D506A"/>
    <w:rsid w:val="005E0D13"/>
    <w:rsid w:val="005E4AC7"/>
    <w:rsid w:val="0060459A"/>
    <w:rsid w:val="006054DF"/>
    <w:rsid w:val="00614C49"/>
    <w:rsid w:val="00686178"/>
    <w:rsid w:val="00686EAD"/>
    <w:rsid w:val="00754493"/>
    <w:rsid w:val="007B26A1"/>
    <w:rsid w:val="007F7631"/>
    <w:rsid w:val="00807F1C"/>
    <w:rsid w:val="008209FA"/>
    <w:rsid w:val="0085280B"/>
    <w:rsid w:val="008C03BA"/>
    <w:rsid w:val="00950FA2"/>
    <w:rsid w:val="00955819"/>
    <w:rsid w:val="009B12CC"/>
    <w:rsid w:val="00A24BF5"/>
    <w:rsid w:val="00AB323E"/>
    <w:rsid w:val="00AC7A21"/>
    <w:rsid w:val="00AD564E"/>
    <w:rsid w:val="00B17912"/>
    <w:rsid w:val="00B17AC6"/>
    <w:rsid w:val="00B36698"/>
    <w:rsid w:val="00B648FD"/>
    <w:rsid w:val="00B7109B"/>
    <w:rsid w:val="00BE0B2A"/>
    <w:rsid w:val="00C15AEC"/>
    <w:rsid w:val="00C47DC2"/>
    <w:rsid w:val="00CD2C0C"/>
    <w:rsid w:val="00CE5579"/>
    <w:rsid w:val="00CE7677"/>
    <w:rsid w:val="00D34B01"/>
    <w:rsid w:val="00D3581B"/>
    <w:rsid w:val="00D53547"/>
    <w:rsid w:val="00D64C91"/>
    <w:rsid w:val="00D65629"/>
    <w:rsid w:val="00DB6573"/>
    <w:rsid w:val="00DC17CC"/>
    <w:rsid w:val="00DF0D60"/>
    <w:rsid w:val="00E02B17"/>
    <w:rsid w:val="00E32B13"/>
    <w:rsid w:val="00E471C6"/>
    <w:rsid w:val="00E546FF"/>
    <w:rsid w:val="00E567C2"/>
    <w:rsid w:val="00E94D29"/>
    <w:rsid w:val="00EB39C3"/>
    <w:rsid w:val="00F060AF"/>
    <w:rsid w:val="00F22DEB"/>
    <w:rsid w:val="00FC0BAB"/>
    <w:rsid w:val="00FE4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5AF68"/>
  <w15:chartTrackingRefBased/>
  <w15:docId w15:val="{601546CA-BA88-426B-8784-3F3B4C9D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楷体_GB2312"/>
      <w:kern w:val="2"/>
      <w:sz w:val="3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BodyText">
    <w:name w:val="BodyText"/>
    <w:pPr>
      <w:widowControl w:val="0"/>
      <w:autoSpaceDE w:val="0"/>
      <w:autoSpaceDN w:val="0"/>
      <w:adjustRightInd w:val="0"/>
      <w:jc w:val="both"/>
    </w:pPr>
    <w:rPr>
      <w:rFonts w:ascii="Arial" w:hAnsi="Arial"/>
      <w:sz w:val="24"/>
      <w:szCs w:val="24"/>
    </w:rPr>
  </w:style>
  <w:style w:type="table" w:styleId="a3">
    <w:name w:val="Table Grid"/>
    <w:basedOn w:val="a1"/>
    <w:rsid w:val="007F763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Char"/>
    <w:uiPriority w:val="99"/>
    <w:rsid w:val="00C47DC2"/>
    <w:pPr>
      <w:tabs>
        <w:tab w:val="center" w:pos="4153"/>
        <w:tab w:val="right" w:pos="8306"/>
      </w:tabs>
      <w:snapToGrid w:val="0"/>
      <w:jc w:val="left"/>
    </w:pPr>
    <w:rPr>
      <w:rFonts w:eastAsia="宋体"/>
      <w:sz w:val="18"/>
      <w:szCs w:val="18"/>
    </w:rPr>
  </w:style>
  <w:style w:type="character" w:customStyle="1" w:styleId="Char">
    <w:name w:val="页脚 Char"/>
    <w:link w:val="a4"/>
    <w:uiPriority w:val="99"/>
    <w:locked/>
    <w:rsid w:val="00C47DC2"/>
    <w:rPr>
      <w:rFonts w:eastAsia="宋体"/>
      <w:kern w:val="2"/>
      <w:sz w:val="18"/>
      <w:szCs w:val="18"/>
      <w:lang w:val="en-US" w:eastAsia="zh-CN" w:bidi="ar-SA"/>
    </w:rPr>
  </w:style>
  <w:style w:type="paragraph" w:customStyle="1" w:styleId="Style1">
    <w:name w:val="Style1"/>
    <w:basedOn w:val="a5"/>
    <w:autoRedefine/>
    <w:rsid w:val="00C47DC2"/>
    <w:pPr>
      <w:widowControl/>
      <w:spacing w:before="120"/>
      <w:ind w:leftChars="0" w:left="0"/>
      <w:jc w:val="left"/>
    </w:pPr>
    <w:rPr>
      <w:rFonts w:ascii="新宋体" w:eastAsia="新宋体" w:hAnsi="新宋体"/>
      <w:kern w:val="0"/>
      <w:sz w:val="24"/>
      <w:szCs w:val="24"/>
    </w:rPr>
  </w:style>
  <w:style w:type="paragraph" w:styleId="a5">
    <w:name w:val="Body Text Indent"/>
    <w:basedOn w:val="a"/>
    <w:rsid w:val="00C47DC2"/>
    <w:pPr>
      <w:spacing w:after="120"/>
      <w:ind w:leftChars="200" w:left="420"/>
    </w:pPr>
  </w:style>
  <w:style w:type="character" w:styleId="a6">
    <w:name w:val="page number"/>
    <w:uiPriority w:val="99"/>
    <w:rsid w:val="00035791"/>
    <w:rPr>
      <w:rFonts w:cs="Times New Roman"/>
    </w:rPr>
  </w:style>
  <w:style w:type="paragraph" w:customStyle="1" w:styleId="tabledouble">
    <w:name w:val="tabledouble"/>
    <w:basedOn w:val="a"/>
    <w:rsid w:val="00035791"/>
    <w:pPr>
      <w:widowControl/>
      <w:spacing w:after="120" w:line="120" w:lineRule="atLeast"/>
      <w:ind w:left="1080" w:hanging="360"/>
      <w:jc w:val="left"/>
    </w:pPr>
    <w:rPr>
      <w:rFonts w:eastAsia="宋体"/>
      <w:kern w:val="0"/>
      <w:sz w:val="24"/>
      <w:lang w:val="en-GB" w:eastAsia="en-US"/>
    </w:rPr>
  </w:style>
  <w:style w:type="paragraph" w:styleId="a7">
    <w:name w:val="annotation text"/>
    <w:basedOn w:val="a"/>
    <w:link w:val="Char0"/>
    <w:semiHidden/>
    <w:rsid w:val="001B40AF"/>
    <w:pPr>
      <w:jc w:val="left"/>
    </w:pPr>
    <w:rPr>
      <w:rFonts w:eastAsia="宋体"/>
      <w:sz w:val="21"/>
    </w:rPr>
  </w:style>
  <w:style w:type="character" w:customStyle="1" w:styleId="Char0">
    <w:name w:val="批注文字 Char"/>
    <w:link w:val="a7"/>
    <w:semiHidden/>
    <w:rsid w:val="001B40AF"/>
    <w:rPr>
      <w:rFonts w:eastAsia="宋体"/>
      <w:kern w:val="2"/>
      <w:sz w:val="21"/>
      <w:lang w:val="en-US" w:eastAsia="zh-CN" w:bidi="ar-SA"/>
    </w:rPr>
  </w:style>
  <w:style w:type="paragraph" w:styleId="a8">
    <w:name w:val="header"/>
    <w:basedOn w:val="a"/>
    <w:link w:val="Char1"/>
    <w:rsid w:val="005E4AC7"/>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8"/>
    <w:rsid w:val="005E4AC7"/>
    <w:rPr>
      <w:rFonts w:eastAsia="楷体_GB2312"/>
      <w:kern w:val="2"/>
      <w:sz w:val="18"/>
      <w:szCs w:val="18"/>
    </w:rPr>
  </w:style>
  <w:style w:type="paragraph" w:styleId="a9">
    <w:name w:val="Balloon Text"/>
    <w:basedOn w:val="a"/>
    <w:link w:val="aa"/>
    <w:rsid w:val="00C15AEC"/>
    <w:rPr>
      <w:sz w:val="18"/>
      <w:szCs w:val="18"/>
    </w:rPr>
  </w:style>
  <w:style w:type="character" w:customStyle="1" w:styleId="aa">
    <w:name w:val="批注框文本 字符"/>
    <w:link w:val="a9"/>
    <w:rsid w:val="00C15AEC"/>
    <w:rPr>
      <w:rFonts w:eastAsia="楷体_GB2312"/>
      <w:kern w:val="2"/>
      <w:sz w:val="18"/>
      <w:szCs w:val="18"/>
    </w:rPr>
  </w:style>
  <w:style w:type="paragraph" w:styleId="ab">
    <w:name w:val="Revision"/>
    <w:hidden/>
    <w:uiPriority w:val="99"/>
    <w:semiHidden/>
    <w:rsid w:val="00686178"/>
    <w:rPr>
      <w:rFonts w:eastAsia="楷体_GB2312"/>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407;&#26700;&#38754;&#25991;&#20214;\&#23458;&#25143;&#22768;&#26126;&#200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客户声明书.dot</Template>
  <TotalTime>0</TotalTime>
  <Pages>8</Pages>
  <Words>576</Words>
  <Characters>3285</Characters>
  <Application>Microsoft Office Word</Application>
  <DocSecurity>0</DocSecurity>
  <Lines>27</Lines>
  <Paragraphs>7</Paragraphs>
  <ScaleCrop>false</ScaleCrop>
  <Company>北京京都会计师事务所有限责任公司</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客户声明书</dc:title>
  <dc:subject/>
  <dc:creator>Audit2</dc:creator>
  <cp:keywords/>
  <cp:lastModifiedBy>tianpei han</cp:lastModifiedBy>
  <cp:revision>2</cp:revision>
  <cp:lastPrinted>2001-01-04T07:40:00Z</cp:lastPrinted>
  <dcterms:created xsi:type="dcterms:W3CDTF">2023-08-14T09:19:00Z</dcterms:created>
  <dcterms:modified xsi:type="dcterms:W3CDTF">2023-08-14T09:19:00Z</dcterms:modified>
</cp:coreProperties>
</file>