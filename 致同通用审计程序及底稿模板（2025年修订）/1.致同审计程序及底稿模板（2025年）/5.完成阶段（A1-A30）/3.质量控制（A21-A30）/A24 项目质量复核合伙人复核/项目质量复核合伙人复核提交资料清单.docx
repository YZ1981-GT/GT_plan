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3AB" w:rsidRPr="00CA3C8A" w:rsidRDefault="001843AB" w:rsidP="001843AB">
      <w:pPr>
        <w:pStyle w:val="1"/>
        <w:rPr>
          <w:rFonts w:ascii="仿宋_GB2312" w:eastAsia="仿宋_GB2312" w:hAnsi="Arial Narrow"/>
          <w:sz w:val="24"/>
          <w:szCs w:val="24"/>
        </w:rPr>
      </w:pPr>
      <w:bookmarkStart w:id="0" w:name="_Toc247689595"/>
      <w:bookmarkStart w:id="1" w:name="_Toc310426422"/>
      <w:bookmarkStart w:id="2" w:name="_Toc340836083"/>
      <w:r w:rsidRPr="00CA3C8A">
        <w:rPr>
          <w:rFonts w:hint="eastAsia"/>
          <w:spacing w:val="4"/>
          <w:sz w:val="24"/>
          <w:szCs w:val="24"/>
        </w:rPr>
        <w:t>附件</w:t>
      </w:r>
      <w:r w:rsidR="000C1E6D" w:rsidRPr="00CA3C8A">
        <w:rPr>
          <w:rFonts w:hint="eastAsia"/>
          <w:spacing w:val="4"/>
          <w:sz w:val="24"/>
          <w:szCs w:val="24"/>
        </w:rPr>
        <w:t>一</w:t>
      </w:r>
      <w:r w:rsidRPr="00CA3C8A">
        <w:rPr>
          <w:rFonts w:hint="eastAsia"/>
          <w:spacing w:val="4"/>
          <w:sz w:val="24"/>
          <w:szCs w:val="24"/>
        </w:rPr>
        <w:t>、</w:t>
      </w:r>
      <w:bookmarkEnd w:id="0"/>
      <w:bookmarkEnd w:id="1"/>
      <w:r w:rsidRPr="00CA3C8A">
        <w:rPr>
          <w:rFonts w:hint="eastAsia"/>
          <w:spacing w:val="4"/>
          <w:sz w:val="24"/>
          <w:szCs w:val="24"/>
        </w:rPr>
        <w:t>项目质量</w:t>
      </w:r>
      <w:ins w:id="3" w:author="Han Zhixin 韩志馨" w:date="2022-12-30T13:48:00Z">
        <w:r w:rsidR="00ED5A9C">
          <w:rPr>
            <w:rFonts w:hint="eastAsia"/>
            <w:spacing w:val="4"/>
            <w:sz w:val="24"/>
            <w:szCs w:val="24"/>
          </w:rPr>
          <w:t>复核</w:t>
        </w:r>
      </w:ins>
      <w:ins w:id="4" w:author="Han Zhixin 韩志馨" w:date="2022-12-30T13:36:00Z">
        <w:r w:rsidR="006D0701">
          <w:rPr>
            <w:rFonts w:hint="eastAsia"/>
            <w:spacing w:val="4"/>
            <w:sz w:val="24"/>
            <w:szCs w:val="24"/>
          </w:rPr>
          <w:t>合伙人</w:t>
        </w:r>
      </w:ins>
      <w:del w:id="5" w:author="Han Zhixin 韩志馨" w:date="2022-12-30T13:35:00Z">
        <w:r w:rsidR="007B1E50" w:rsidDel="006D0701">
          <w:rPr>
            <w:rFonts w:hint="eastAsia"/>
            <w:spacing w:val="4"/>
            <w:sz w:val="24"/>
            <w:szCs w:val="24"/>
          </w:rPr>
          <w:delText>控制</w:delText>
        </w:r>
      </w:del>
      <w:r w:rsidRPr="00CA3C8A">
        <w:rPr>
          <w:rFonts w:hint="eastAsia"/>
          <w:spacing w:val="4"/>
          <w:sz w:val="24"/>
          <w:szCs w:val="24"/>
        </w:rPr>
        <w:t>复核提交资料清单</w:t>
      </w:r>
      <w:bookmarkEnd w:id="2"/>
    </w:p>
    <w:p w:rsidR="001843AB" w:rsidRPr="00CA3C8A" w:rsidRDefault="001843AB" w:rsidP="00C82017">
      <w:pPr>
        <w:widowControl/>
        <w:snapToGrid w:val="0"/>
        <w:spacing w:afterLines="50" w:after="156"/>
        <w:jc w:val="center"/>
        <w:rPr>
          <w:rFonts w:ascii="宋体" w:hAnsi="宋体"/>
          <w:b/>
          <w:bCs/>
          <w:kern w:val="0"/>
          <w:sz w:val="28"/>
          <w:szCs w:val="28"/>
        </w:rPr>
      </w:pPr>
      <w:r w:rsidRPr="00CA3C8A">
        <w:rPr>
          <w:rFonts w:ascii="宋体" w:hAnsi="宋体" w:hint="eastAsia"/>
          <w:b/>
          <w:bCs/>
          <w:kern w:val="0"/>
          <w:sz w:val="28"/>
          <w:szCs w:val="28"/>
        </w:rPr>
        <w:t>项目质量</w:t>
      </w:r>
      <w:ins w:id="6" w:author="Han Zhixin 韩志馨" w:date="2022-12-30T13:48:00Z">
        <w:r w:rsidR="00ED5A9C">
          <w:rPr>
            <w:rFonts w:ascii="宋体" w:hAnsi="宋体" w:hint="eastAsia"/>
            <w:b/>
            <w:bCs/>
            <w:kern w:val="0"/>
            <w:sz w:val="28"/>
            <w:szCs w:val="28"/>
          </w:rPr>
          <w:t>复核</w:t>
        </w:r>
      </w:ins>
      <w:del w:id="7" w:author="Han Zhixin 韩志馨" w:date="2022-12-30T13:37:00Z">
        <w:r w:rsidR="007B1E50" w:rsidDel="006D0701">
          <w:rPr>
            <w:rFonts w:ascii="宋体" w:hAnsi="宋体" w:hint="eastAsia"/>
            <w:b/>
            <w:bCs/>
            <w:kern w:val="0"/>
            <w:sz w:val="28"/>
            <w:szCs w:val="28"/>
          </w:rPr>
          <w:delText>控制</w:delText>
        </w:r>
      </w:del>
      <w:ins w:id="8" w:author="Han Zhixin 韩志馨" w:date="2022-12-30T13:37:00Z">
        <w:r w:rsidR="006D0701">
          <w:rPr>
            <w:rFonts w:ascii="宋体" w:hAnsi="宋体" w:hint="eastAsia"/>
            <w:b/>
            <w:bCs/>
            <w:kern w:val="0"/>
            <w:sz w:val="28"/>
            <w:szCs w:val="28"/>
          </w:rPr>
          <w:t>合伙人</w:t>
        </w:r>
      </w:ins>
      <w:bookmarkStart w:id="9" w:name="_GoBack"/>
      <w:bookmarkEnd w:id="9"/>
      <w:r w:rsidRPr="00CA3C8A">
        <w:rPr>
          <w:rFonts w:ascii="宋体" w:hAnsi="宋体" w:hint="eastAsia"/>
          <w:b/>
          <w:bCs/>
          <w:kern w:val="0"/>
          <w:sz w:val="28"/>
          <w:szCs w:val="28"/>
        </w:rPr>
        <w:t>复核提交资料清单</w:t>
      </w:r>
      <w:r w:rsidR="00D916CA" w:rsidRPr="00CA3C8A">
        <w:rPr>
          <w:rFonts w:ascii="宋体" w:hAnsi="宋体" w:hint="eastAsia"/>
          <w:b/>
          <w:bCs/>
          <w:kern w:val="0"/>
          <w:sz w:val="28"/>
          <w:szCs w:val="28"/>
        </w:rPr>
        <w:t>（包括但不限于）</w:t>
      </w:r>
    </w:p>
    <w:p w:rsidR="001843AB" w:rsidRPr="007232F7" w:rsidRDefault="001843AB" w:rsidP="001843AB">
      <w:pPr>
        <w:spacing w:line="360" w:lineRule="auto"/>
        <w:ind w:right="240"/>
        <w:rPr>
          <w:rFonts w:ascii="Arial Narrow" w:hAnsi="Arial Narrow"/>
          <w:sz w:val="24"/>
        </w:rPr>
      </w:pPr>
    </w:p>
    <w:tbl>
      <w:tblPr>
        <w:tblW w:w="9356" w:type="dxa"/>
        <w:tblInd w:w="-176" w:type="dxa"/>
        <w:tblLook w:val="00A0" w:firstRow="1" w:lastRow="0" w:firstColumn="1" w:lastColumn="0" w:noHBand="0" w:noVBand="0"/>
      </w:tblPr>
      <w:tblGrid>
        <w:gridCol w:w="707"/>
        <w:gridCol w:w="3957"/>
        <w:gridCol w:w="1359"/>
        <w:gridCol w:w="2058"/>
        <w:gridCol w:w="1275"/>
      </w:tblGrid>
      <w:tr w:rsidR="001843AB" w:rsidRPr="00CA3C8A" w:rsidTr="00116EAB">
        <w:trPr>
          <w:trHeight w:val="600"/>
        </w:trPr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:rsidR="001843AB" w:rsidRPr="00CA3C8A" w:rsidRDefault="001843AB" w:rsidP="00353947">
            <w:pPr>
              <w:widowControl/>
              <w:jc w:val="center"/>
              <w:rPr>
                <w:rFonts w:ascii="宋体" w:hAnsi="宋体" w:cs="Calibri"/>
                <w:kern w:val="0"/>
                <w:sz w:val="24"/>
              </w:rPr>
            </w:pPr>
            <w:r w:rsidRPr="00CA3C8A">
              <w:rPr>
                <w:rFonts w:ascii="宋体" w:hAnsi="宋体" w:cs="Calibri" w:hint="eastAsia"/>
                <w:kern w:val="0"/>
                <w:sz w:val="24"/>
              </w:rPr>
              <w:t>序号</w:t>
            </w:r>
          </w:p>
        </w:tc>
        <w:tc>
          <w:tcPr>
            <w:tcW w:w="4110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</w:tcPr>
          <w:p w:rsidR="001843AB" w:rsidRPr="00CA3C8A" w:rsidRDefault="001843AB" w:rsidP="00CA3C8A">
            <w:pPr>
              <w:widowControl/>
              <w:jc w:val="center"/>
              <w:rPr>
                <w:rFonts w:ascii="宋体" w:hAnsi="宋体" w:cs="Calibri"/>
                <w:kern w:val="0"/>
                <w:sz w:val="24"/>
              </w:rPr>
            </w:pPr>
            <w:r w:rsidRPr="00CA3C8A">
              <w:rPr>
                <w:rFonts w:ascii="宋体" w:hAnsi="宋体" w:cs="Calibri" w:hint="eastAsia"/>
                <w:kern w:val="0"/>
                <w:sz w:val="24"/>
              </w:rPr>
              <w:t>提交资料内容</w:t>
            </w:r>
          </w:p>
        </w:tc>
        <w:tc>
          <w:tcPr>
            <w:tcW w:w="1134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</w:tcPr>
          <w:p w:rsidR="001843AB" w:rsidRPr="00CA3C8A" w:rsidRDefault="001843AB" w:rsidP="007937D7">
            <w:pPr>
              <w:widowControl/>
              <w:jc w:val="center"/>
              <w:rPr>
                <w:rFonts w:ascii="宋体" w:hAnsi="宋体" w:cs="Calibri"/>
                <w:kern w:val="0"/>
                <w:sz w:val="24"/>
              </w:rPr>
            </w:pPr>
            <w:r w:rsidRPr="00CA3C8A">
              <w:rPr>
                <w:rFonts w:ascii="宋体" w:hAnsi="宋体" w:cs="Calibri" w:hint="eastAsia"/>
                <w:kern w:val="0"/>
                <w:sz w:val="24"/>
              </w:rPr>
              <w:t>索引号</w:t>
            </w:r>
          </w:p>
        </w:tc>
        <w:tc>
          <w:tcPr>
            <w:tcW w:w="212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vAlign w:val="center"/>
          </w:tcPr>
          <w:p w:rsidR="001843AB" w:rsidRPr="00CA3C8A" w:rsidRDefault="001843AB" w:rsidP="00353947">
            <w:pPr>
              <w:widowControl/>
              <w:jc w:val="center"/>
              <w:rPr>
                <w:rFonts w:ascii="宋体" w:hAnsi="宋体" w:cs="Calibri"/>
                <w:kern w:val="0"/>
                <w:sz w:val="24"/>
              </w:rPr>
            </w:pPr>
            <w:r w:rsidRPr="00CA3C8A">
              <w:rPr>
                <w:rFonts w:ascii="宋体" w:hAnsi="宋体" w:cs="Calibri" w:hint="eastAsia"/>
                <w:kern w:val="0"/>
                <w:sz w:val="24"/>
              </w:rPr>
              <w:t>提交时间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vAlign w:val="center"/>
          </w:tcPr>
          <w:p w:rsidR="001843AB" w:rsidRPr="00CA3C8A" w:rsidRDefault="001843AB" w:rsidP="00353947">
            <w:pPr>
              <w:widowControl/>
              <w:jc w:val="center"/>
              <w:rPr>
                <w:rFonts w:ascii="宋体" w:hAnsi="宋体" w:cs="Calibri"/>
                <w:kern w:val="0"/>
                <w:sz w:val="24"/>
              </w:rPr>
            </w:pPr>
            <w:r w:rsidRPr="00CA3C8A">
              <w:rPr>
                <w:rFonts w:ascii="宋体" w:hAnsi="宋体" w:cs="Calibri" w:hint="eastAsia"/>
                <w:kern w:val="0"/>
                <w:sz w:val="24"/>
              </w:rPr>
              <w:t>备注</w:t>
            </w:r>
          </w:p>
        </w:tc>
      </w:tr>
      <w:tr w:rsidR="001843AB" w:rsidRPr="00CA3C8A" w:rsidTr="00B50419">
        <w:trPr>
          <w:trHeight w:val="600"/>
        </w:trPr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615D5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>
              <w:rPr>
                <w:rFonts w:ascii="Arial Narrow" w:hAnsi="Arial Narrow" w:cs="Arial Narrow"/>
                <w:kern w:val="0"/>
                <w:sz w:val="24"/>
              </w:rPr>
              <w:t>1</w:t>
            </w:r>
          </w:p>
        </w:tc>
        <w:tc>
          <w:tcPr>
            <w:tcW w:w="411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3AB" w:rsidRPr="00CA3C8A" w:rsidRDefault="00615D5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业务承接或保持评价相关资料；</w:t>
            </w:r>
          </w:p>
        </w:tc>
        <w:tc>
          <w:tcPr>
            <w:tcW w:w="1134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615D5A" w:rsidP="000D7F0D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 xml:space="preserve"> B1</w:t>
            </w:r>
          </w:p>
        </w:tc>
        <w:tc>
          <w:tcPr>
            <w:tcW w:w="2127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615D5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计划阶段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AA7163" w:rsidRPr="00CA3C8A" w:rsidTr="00B50419">
        <w:trPr>
          <w:trHeight w:val="658"/>
          <w:ins w:id="10" w:author="Anson Fang 方贵新" w:date="2022-12-30T21:32:00Z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7163" w:rsidRDefault="00AA7163" w:rsidP="00CA3C8A">
            <w:pPr>
              <w:widowControl/>
              <w:jc w:val="center"/>
              <w:rPr>
                <w:ins w:id="11" w:author="Anson Fang 方贵新" w:date="2022-12-30T21:32:00Z"/>
                <w:rFonts w:ascii="Arial Narrow" w:hAnsi="Arial Narrow" w:cs="Arial Narrow"/>
                <w:kern w:val="0"/>
                <w:sz w:val="24"/>
              </w:rPr>
            </w:pPr>
            <w:ins w:id="12" w:author="Anson Fang 方贵新" w:date="2022-12-30T21:32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2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163" w:rsidRPr="00CA3C8A" w:rsidRDefault="00AA7163" w:rsidP="00CA3C8A">
            <w:pPr>
              <w:widowControl/>
              <w:jc w:val="left"/>
              <w:rPr>
                <w:ins w:id="13" w:author="Anson Fang 方贵新" w:date="2022-12-30T21:32:00Z"/>
                <w:rFonts w:ascii="Arial Narrow" w:hAnsi="Arial Narrow" w:cs="Arial Narrow"/>
                <w:kern w:val="0"/>
                <w:sz w:val="24"/>
              </w:rPr>
            </w:pPr>
            <w:ins w:id="14" w:author="Anson Fang 方贵新" w:date="2022-12-30T21:32:00Z">
              <w:r>
                <w:rPr>
                  <w:rFonts w:ascii="宋体" w:hAnsi="宋体" w:cs="MS Shell Dlg" w:hint="eastAsia"/>
                  <w:color w:val="000000"/>
                  <w:kern w:val="0"/>
                  <w:sz w:val="24"/>
                </w:rPr>
                <w:t>内部质量控制检查报告（如有）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163" w:rsidRPr="00CA3C8A" w:rsidRDefault="00AA7163" w:rsidP="007937D7">
            <w:pPr>
              <w:widowControl/>
              <w:jc w:val="center"/>
              <w:rPr>
                <w:ins w:id="15" w:author="Anson Fang 方贵新" w:date="2022-12-30T21:32:00Z"/>
                <w:rFonts w:ascii="Arial Narrow" w:hAnsi="Arial Narrow" w:cs="Arial Narrow"/>
                <w:kern w:val="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7163" w:rsidRPr="00CA3C8A" w:rsidRDefault="00AA7163" w:rsidP="00CA3C8A">
            <w:pPr>
              <w:widowControl/>
              <w:jc w:val="left"/>
              <w:rPr>
                <w:ins w:id="16" w:author="Anson Fang 方贵新" w:date="2022-12-30T21:32:00Z"/>
                <w:rFonts w:ascii="Arial Narrow" w:hAnsi="Arial Narrow" w:cs="Arial Narrow"/>
                <w:kern w:val="0"/>
                <w:sz w:val="24"/>
              </w:rPr>
            </w:pPr>
            <w:ins w:id="17" w:author="Anson Fang 方贵新" w:date="2022-12-30T21:32:00Z">
              <w:r>
                <w:rPr>
                  <w:rFonts w:ascii="Arial Narrow" w:hAnsi="Arial Narrow" w:cs="宋体" w:hint="eastAsia"/>
                  <w:kern w:val="0"/>
                  <w:sz w:val="24"/>
                </w:rPr>
                <w:t>计划阶段</w:t>
              </w:r>
            </w:ins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AA7163" w:rsidRPr="00CA3C8A" w:rsidRDefault="00AA7163" w:rsidP="00CA3C8A">
            <w:pPr>
              <w:widowControl/>
              <w:jc w:val="center"/>
              <w:rPr>
                <w:ins w:id="18" w:author="Anson Fang 方贵新" w:date="2022-12-30T21:32:00Z"/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615D5A" w:rsidRPr="00CA3C8A" w:rsidTr="00B50419">
        <w:trPr>
          <w:trHeight w:val="658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5D5A" w:rsidRPr="00CA3C8A" w:rsidRDefault="00615D5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19" w:author="Anson Fang 方贵新" w:date="2022-12-30T21:33:00Z">
              <w:r w:rsidDel="00AA7163">
                <w:rPr>
                  <w:rFonts w:ascii="Arial Narrow" w:hAnsi="Arial Narrow" w:cs="Arial Narrow" w:hint="eastAsia"/>
                  <w:kern w:val="0"/>
                  <w:sz w:val="24"/>
                </w:rPr>
                <w:delText>2</w:delText>
              </w:r>
            </w:del>
            <w:ins w:id="20" w:author="Anson Fang 方贵新" w:date="2022-12-30T21:33:00Z">
              <w:r w:rsidR="00AA7163">
                <w:rPr>
                  <w:rFonts w:ascii="Arial Narrow" w:hAnsi="Arial Narrow" w:cs="Arial Narrow"/>
                  <w:kern w:val="0"/>
                  <w:sz w:val="24"/>
                </w:rPr>
                <w:t>3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D5A" w:rsidRPr="00CA3C8A" w:rsidRDefault="00615D5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总体审计策略</w:t>
            </w:r>
            <w:ins w:id="21" w:author="Han Zhixin 韩志馨" w:date="2022-12-30T13:52:00Z">
              <w:r w:rsidR="00475989" w:rsidRPr="00475989">
                <w:rPr>
                  <w:rFonts w:ascii="Arial Narrow" w:hAnsi="Arial Narrow" w:cs="Arial Narrow" w:hint="eastAsia"/>
                  <w:kern w:val="0"/>
                  <w:sz w:val="24"/>
                </w:rPr>
                <w:t>及具体审计计划</w:t>
              </w:r>
            </w:ins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D5A" w:rsidRPr="00CA3C8A" w:rsidRDefault="00615D5A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B</w:t>
            </w:r>
            <w:r>
              <w:rPr>
                <w:rFonts w:ascii="Arial Narrow" w:hAnsi="Arial Narrow" w:cs="Arial Narrow"/>
                <w:kern w:val="0"/>
                <w:sz w:val="24"/>
              </w:rPr>
              <w:t>6</w:t>
            </w:r>
            <w:ins w:id="22" w:author="Wan Sining 万思宁" w:date="2022-08-12T15:56:00Z"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0</w:t>
              </w:r>
            </w:ins>
            <w:del w:id="23" w:author="Wan Sining 万思宁" w:date="2022-08-12T15:56:00Z">
              <w:r w:rsidDel="00F1196E">
                <w:rPr>
                  <w:rFonts w:ascii="Arial Narrow" w:hAnsi="Arial Narrow" w:cs="Arial Narrow"/>
                  <w:kern w:val="0"/>
                  <w:sz w:val="24"/>
                </w:rPr>
                <w:delText>1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D5A" w:rsidRPr="00CA3C8A" w:rsidRDefault="00615D5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计划阶段</w:t>
            </w:r>
            <w:ins w:id="24" w:author="Han Zhixin 韩志馨" w:date="2023-01-03T09:27:00Z">
              <w:r w:rsidR="00372EB2">
                <w:rPr>
                  <w:rFonts w:ascii="Arial Narrow" w:hAnsi="Arial Narrow" w:cs="Arial Narrow" w:hint="eastAsia"/>
                  <w:kern w:val="0"/>
                  <w:sz w:val="24"/>
                </w:rPr>
                <w:t>（</w:t>
              </w:r>
              <w:r w:rsidR="00372EB2" w:rsidRPr="00372EB2">
                <w:rPr>
                  <w:rFonts w:ascii="Arial Narrow" w:hAnsi="Arial Narrow" w:cs="Arial Narrow" w:hint="eastAsia"/>
                  <w:kern w:val="0"/>
                  <w:sz w:val="24"/>
                </w:rPr>
                <w:t>年审现场审计开始日前</w:t>
              </w:r>
              <w:r w:rsidR="00372EB2">
                <w:rPr>
                  <w:rFonts w:ascii="Arial Narrow" w:hAnsi="Arial Narrow" w:cs="Arial Narrow" w:hint="eastAsia"/>
                  <w:kern w:val="0"/>
                  <w:sz w:val="24"/>
                </w:rPr>
                <w:t>）</w:t>
              </w:r>
            </w:ins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615D5A" w:rsidRPr="00CA3C8A" w:rsidRDefault="00615D5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1843AB" w:rsidRPr="00CA3C8A" w:rsidTr="00B50419">
        <w:trPr>
          <w:trHeight w:val="658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25" w:author="Anson Fang 方贵新" w:date="2022-12-30T21:33:00Z">
              <w:r w:rsidRPr="00CA3C8A" w:rsidDel="00AA7163">
                <w:rPr>
                  <w:rFonts w:ascii="Arial Narrow" w:hAnsi="Arial Narrow" w:cs="Arial Narrow"/>
                  <w:kern w:val="0"/>
                  <w:sz w:val="24"/>
                </w:rPr>
                <w:delText>3</w:delText>
              </w:r>
            </w:del>
            <w:ins w:id="26" w:author="Anson Fang 方贵新" w:date="2022-12-30T21:33:00Z">
              <w:r w:rsidR="00AA7163">
                <w:rPr>
                  <w:rFonts w:ascii="Arial Narrow" w:hAnsi="Arial Narrow" w:cs="Arial Narrow"/>
                  <w:kern w:val="0"/>
                  <w:sz w:val="24"/>
                </w:rPr>
                <w:t>4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341374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未审财务报表及</w:t>
            </w:r>
            <w:ins w:id="27" w:author="Han Zhixin 韩志馨" w:date="2022-12-30T13:38:00Z">
              <w:r w:rsidR="006D0701" w:rsidRPr="006D0701">
                <w:rPr>
                  <w:rFonts w:ascii="Arial Narrow" w:hAnsi="Arial Narrow" w:cs="Arial Narrow" w:hint="eastAsia"/>
                  <w:kern w:val="0"/>
                  <w:sz w:val="24"/>
                </w:rPr>
                <w:t>相关分析</w:t>
              </w:r>
            </w:ins>
            <w:del w:id="28" w:author="Han Zhixin 韩志馨" w:date="2022-12-30T13:38:00Z">
              <w:r w:rsidRPr="00CA3C8A" w:rsidDel="006D0701">
                <w:rPr>
                  <w:rFonts w:ascii="Arial Narrow" w:hAnsi="Arial Narrow" w:cs="Arial Narrow" w:hint="eastAsia"/>
                  <w:kern w:val="0"/>
                  <w:sz w:val="24"/>
                </w:rPr>
                <w:delText>其分析性复核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（需有文字分析）</w:t>
            </w:r>
            <w:r w:rsidR="00D97A7C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7A7C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B</w:t>
            </w:r>
            <w:ins w:id="29" w:author="Wan Sining 万思宁" w:date="2022-08-12T15:57:00Z"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13</w:t>
              </w:r>
            </w:ins>
            <w:del w:id="30" w:author="Wan Sining 万思宁" w:date="2022-08-12T15:57:00Z">
              <w:r w:rsidRPr="00CA3C8A" w:rsidDel="00F1196E">
                <w:rPr>
                  <w:rFonts w:ascii="Arial Narrow" w:hAnsi="Arial Narrow" w:cs="Arial Narrow" w:hint="eastAsia"/>
                  <w:kern w:val="0"/>
                  <w:sz w:val="24"/>
                </w:rPr>
                <w:delText>7-4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804D7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计划阶段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/>
                <w:kern w:val="0"/>
                <w:sz w:val="24"/>
              </w:rPr>
              <w:t> </w:t>
            </w:r>
          </w:p>
        </w:tc>
      </w:tr>
      <w:tr w:rsidR="001843AB" w:rsidRPr="00CA3C8A" w:rsidTr="00B50419">
        <w:trPr>
          <w:trHeight w:val="698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31" w:author="Anson Fang 方贵新" w:date="2022-12-30T21:33:00Z">
              <w:r w:rsidRPr="00CA3C8A" w:rsidDel="00AA7163">
                <w:rPr>
                  <w:rFonts w:ascii="Arial Narrow" w:hAnsi="Arial Narrow" w:cs="Arial Narrow"/>
                  <w:kern w:val="0"/>
                  <w:sz w:val="24"/>
                </w:rPr>
                <w:delText>4</w:delText>
              </w:r>
            </w:del>
            <w:ins w:id="32" w:author="Anson Fang 方贵新" w:date="2022-12-30T21:33:00Z">
              <w:r w:rsidR="00AA7163">
                <w:rPr>
                  <w:rFonts w:ascii="Arial Narrow" w:hAnsi="Arial Narrow" w:cs="Arial Narrow"/>
                  <w:kern w:val="0"/>
                  <w:sz w:val="24"/>
                </w:rPr>
                <w:t>5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341374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风险评估、</w:t>
            </w:r>
            <w:ins w:id="33" w:author="Han Zhixin 韩志馨" w:date="2022-12-30T13:39:00Z">
              <w:r w:rsidR="006D0701">
                <w:rPr>
                  <w:rFonts w:ascii="Arial Narrow" w:hAnsi="Arial Narrow" w:cs="Arial Narrow" w:hint="eastAsia"/>
                  <w:kern w:val="0"/>
                  <w:sz w:val="24"/>
                </w:rPr>
                <w:t>重要</w:t>
              </w:r>
            </w:ins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控制测试底稿</w:t>
            </w:r>
            <w:r w:rsidR="00D97A7C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17071" w:rsidRDefault="00007AEE" w:rsidP="007937D7">
            <w:pPr>
              <w:widowControl/>
              <w:jc w:val="center"/>
              <w:rPr>
                <w:ins w:id="34" w:author="Anson Fang 方贵新" w:date="2022-12-30T16:26:00Z"/>
                <w:rFonts w:ascii="Arial Narrow" w:hAnsi="Arial Narrow" w:cs="Arial Narrow"/>
                <w:kern w:val="0"/>
                <w:sz w:val="24"/>
              </w:rPr>
            </w:pPr>
            <w:del w:id="35" w:author="Anson Fang 方贵新" w:date="2022-12-30T16:26:00Z">
              <w:r w:rsidRPr="00CA3C8A" w:rsidDel="00217071">
                <w:rPr>
                  <w:rFonts w:ascii="Arial Narrow" w:hAnsi="Arial Narrow" w:cs="Arial Narrow" w:hint="eastAsia"/>
                  <w:kern w:val="0"/>
                  <w:sz w:val="24"/>
                </w:rPr>
                <w:delText>B1</w:delText>
              </w:r>
            </w:del>
            <w:ins w:id="36" w:author="Wan Sining 万思宁" w:date="2022-08-12T15:57:00Z">
              <w:del w:id="37" w:author="Anson Fang 方贵新" w:date="2022-12-30T16:26:00Z">
                <w:r w:rsidR="00F1196E" w:rsidDel="00217071">
                  <w:rPr>
                    <w:rFonts w:ascii="Arial Narrow" w:hAnsi="Arial Narrow" w:cs="Arial Narrow"/>
                    <w:kern w:val="0"/>
                    <w:sz w:val="24"/>
                  </w:rPr>
                  <w:delText>0</w:delText>
                </w:r>
              </w:del>
            </w:ins>
            <w:del w:id="38" w:author="Anson Fang 方贵新" w:date="2022-12-30T16:26:00Z">
              <w:r w:rsidRPr="00CA3C8A" w:rsidDel="00217071">
                <w:rPr>
                  <w:rFonts w:ascii="Arial Narrow" w:hAnsi="Arial Narrow" w:cs="Arial Narrow" w:hint="eastAsia"/>
                  <w:kern w:val="0"/>
                  <w:sz w:val="24"/>
                </w:rPr>
                <w:delText>3</w:delText>
              </w:r>
              <w:r w:rsidRPr="00CA3C8A" w:rsidDel="00217071">
                <w:rPr>
                  <w:rFonts w:ascii="Arial Narrow" w:hAnsi="Arial Narrow" w:cs="Arial Narrow" w:hint="eastAsia"/>
                  <w:kern w:val="0"/>
                  <w:sz w:val="24"/>
                </w:rPr>
                <w:delText>、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B</w:t>
            </w:r>
            <w:ins w:id="39" w:author="Wan Sining 万思宁" w:date="2022-08-12T15:58:00Z"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20</w:t>
              </w:r>
              <w:r w:rsidR="00F1196E">
                <w:rPr>
                  <w:rFonts w:ascii="Arial Narrow" w:hAnsi="Arial Narrow" w:cs="Arial Narrow" w:hint="eastAsia"/>
                  <w:kern w:val="0"/>
                  <w:sz w:val="24"/>
                </w:rPr>
                <w:t>~</w:t>
              </w:r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23</w:t>
              </w:r>
            </w:ins>
            <w:del w:id="40" w:author="Wan Sining 万思宁" w:date="2022-08-12T15:58:00Z">
              <w:r w:rsidRPr="00CA3C8A" w:rsidDel="00F1196E">
                <w:rPr>
                  <w:rFonts w:ascii="Arial Narrow" w:hAnsi="Arial Narrow" w:cs="Arial Narrow" w:hint="eastAsia"/>
                  <w:kern w:val="0"/>
                  <w:sz w:val="24"/>
                </w:rPr>
                <w:delText>14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、</w:t>
            </w:r>
            <w:ins w:id="41" w:author="Anson Fang 方贵新" w:date="2022-12-30T16:26:00Z">
              <w:r w:rsidR="00217071">
                <w:rPr>
                  <w:rFonts w:ascii="Arial Narrow" w:hAnsi="Arial Narrow" w:cs="Arial Narrow" w:hint="eastAsia"/>
                  <w:kern w:val="0"/>
                  <w:sz w:val="24"/>
                </w:rPr>
                <w:t>B</w:t>
              </w:r>
              <w:r w:rsidR="00217071">
                <w:rPr>
                  <w:rFonts w:ascii="Arial Narrow" w:hAnsi="Arial Narrow" w:cs="Arial Narrow"/>
                  <w:kern w:val="0"/>
                  <w:sz w:val="24"/>
                </w:rPr>
                <w:t>50</w:t>
              </w:r>
            </w:ins>
          </w:p>
          <w:p w:rsidR="00DD59BC" w:rsidRPr="00CA3C8A" w:rsidRDefault="00007AEE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C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类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341374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完成并经项目负责经理复核后</w:t>
            </w:r>
            <w:r w:rsidRPr="00CA3C8A">
              <w:rPr>
                <w:rFonts w:ascii="Arial Narrow" w:hAnsi="Arial Narrow" w:cs="Arial Narrow"/>
                <w:kern w:val="0"/>
                <w:sz w:val="24"/>
              </w:rPr>
              <w:t>3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天内提交</w:t>
            </w:r>
            <w:r w:rsidR="001843AB" w:rsidRPr="00CA3C8A">
              <w:rPr>
                <w:rFonts w:ascii="Arial Narrow" w:hAnsi="Arial Narrow" w:cs="Arial Narrow"/>
                <w:kern w:val="0"/>
                <w:sz w:val="24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/>
                <w:kern w:val="0"/>
                <w:sz w:val="24"/>
              </w:rPr>
              <w:t> </w:t>
            </w:r>
          </w:p>
        </w:tc>
      </w:tr>
      <w:tr w:rsidR="001843AB" w:rsidRPr="00CA3C8A" w:rsidTr="00B50419">
        <w:trPr>
          <w:trHeight w:val="589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192E6D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42" w:author="Anson Fang 方贵新" w:date="2022-12-30T21:33:00Z">
              <w:r w:rsidRPr="00CA3C8A" w:rsidDel="00AA7163">
                <w:rPr>
                  <w:rFonts w:ascii="Arial Narrow" w:hAnsi="Arial Narrow" w:cs="Arial Narrow" w:hint="eastAsia"/>
                  <w:kern w:val="0"/>
                  <w:sz w:val="24"/>
                </w:rPr>
                <w:delText>5</w:delText>
              </w:r>
            </w:del>
            <w:ins w:id="43" w:author="Anson Fang 方贵新" w:date="2022-12-30T21:33:00Z">
              <w:r w:rsidR="00AA7163">
                <w:rPr>
                  <w:rFonts w:ascii="Arial Narrow" w:hAnsi="Arial Narrow" w:cs="Arial Narrow"/>
                  <w:kern w:val="0"/>
                  <w:sz w:val="24"/>
                </w:rPr>
                <w:t>6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3B5CDB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重要实质性程序底稿</w:t>
            </w:r>
            <w:r w:rsidR="00642CF0" w:rsidRPr="00CA3C8A">
              <w:rPr>
                <w:rFonts w:ascii="Arial Narrow" w:hAnsi="Arial Narrow" w:cs="Arial Narrow" w:hint="eastAsia"/>
                <w:kern w:val="0"/>
                <w:sz w:val="24"/>
              </w:rPr>
              <w:t>，</w:t>
            </w:r>
            <w:r w:rsidR="00642CF0" w:rsidRPr="00CA3C8A">
              <w:rPr>
                <w:rFonts w:ascii="Arial Narrow" w:hAnsi="Arial Narrow" w:cs="Arial Narrow"/>
                <w:kern w:val="0"/>
                <w:sz w:val="24"/>
              </w:rPr>
              <w:t>如：（</w:t>
            </w:r>
            <w:r w:rsidR="00642CF0" w:rsidRPr="00CA3C8A">
              <w:rPr>
                <w:rFonts w:ascii="Arial Narrow" w:hAnsi="Arial Narrow" w:cs="Arial Narrow"/>
                <w:kern w:val="0"/>
                <w:sz w:val="24"/>
              </w:rPr>
              <w:t>1</w:t>
            </w:r>
            <w:r w:rsidR="00642CF0" w:rsidRPr="00CA3C8A">
              <w:rPr>
                <w:rFonts w:ascii="Arial Narrow" w:hAnsi="Arial Narrow" w:cs="Arial Narrow" w:hint="eastAsia"/>
                <w:kern w:val="0"/>
                <w:sz w:val="24"/>
              </w:rPr>
              <w:t>）对集团公司的重要子公司审计底稿；（</w:t>
            </w:r>
            <w:r w:rsidR="00642CF0" w:rsidRPr="00CA3C8A">
              <w:rPr>
                <w:rFonts w:ascii="Arial Narrow" w:hAnsi="Arial Narrow" w:cs="Arial Narrow"/>
                <w:kern w:val="0"/>
                <w:sz w:val="24"/>
              </w:rPr>
              <w:t>2</w:t>
            </w:r>
            <w:r w:rsidR="00642CF0" w:rsidRPr="00CA3C8A">
              <w:rPr>
                <w:rFonts w:ascii="Arial Narrow" w:hAnsi="Arial Narrow" w:cs="Arial Narrow" w:hint="eastAsia"/>
                <w:kern w:val="0"/>
                <w:sz w:val="24"/>
              </w:rPr>
              <w:t>）对审计项目的重要循环审计底稿；（</w:t>
            </w:r>
            <w:r w:rsidR="00642CF0" w:rsidRPr="00CA3C8A">
              <w:rPr>
                <w:rFonts w:ascii="Arial Narrow" w:hAnsi="Arial Narrow" w:cs="Arial Narrow"/>
                <w:kern w:val="0"/>
                <w:sz w:val="24"/>
              </w:rPr>
              <w:t>3</w:t>
            </w:r>
            <w:r w:rsidR="00642CF0" w:rsidRPr="00CA3C8A">
              <w:rPr>
                <w:rFonts w:ascii="Arial Narrow" w:hAnsi="Arial Narrow" w:cs="Arial Narrow" w:hint="eastAsia"/>
                <w:kern w:val="0"/>
                <w:sz w:val="24"/>
              </w:rPr>
              <w:t>）</w:t>
            </w:r>
            <w:r w:rsidR="00AC031F" w:rsidRPr="00CA3C8A">
              <w:rPr>
                <w:rFonts w:ascii="Arial Narrow" w:hAnsi="Arial Narrow" w:cs="Arial Narrow" w:hint="eastAsia"/>
                <w:kern w:val="0"/>
                <w:sz w:val="24"/>
              </w:rPr>
              <w:t>主要审计领域中支持</w:t>
            </w:r>
            <w:r w:rsidR="007937D7" w:rsidRPr="00CA3C8A">
              <w:rPr>
                <w:rFonts w:ascii="Arial Narrow" w:hAnsi="Arial Narrow" w:cs="Arial Narrow" w:hint="eastAsia"/>
                <w:kern w:val="0"/>
                <w:sz w:val="24"/>
              </w:rPr>
              <w:t>重大</w:t>
            </w:r>
            <w:r w:rsidR="00AC031F" w:rsidRPr="00CA3C8A">
              <w:rPr>
                <w:rFonts w:ascii="Arial Narrow" w:hAnsi="Arial Narrow" w:cs="Arial Narrow" w:hint="eastAsia"/>
                <w:kern w:val="0"/>
                <w:sz w:val="24"/>
              </w:rPr>
              <w:t>会计、审计</w:t>
            </w:r>
            <w:r w:rsidR="007937D7" w:rsidRPr="00CA3C8A">
              <w:rPr>
                <w:rFonts w:ascii="Arial Narrow" w:hAnsi="Arial Narrow" w:cs="Arial Narrow" w:hint="eastAsia"/>
                <w:kern w:val="0"/>
                <w:sz w:val="24"/>
              </w:rPr>
              <w:t>事项处理</w:t>
            </w:r>
            <w:r w:rsidR="00AC031F" w:rsidRPr="00CA3C8A">
              <w:rPr>
                <w:rFonts w:ascii="Arial Narrow" w:hAnsi="Arial Narrow" w:cs="Arial Narrow" w:hint="eastAsia"/>
                <w:kern w:val="0"/>
                <w:sz w:val="24"/>
              </w:rPr>
              <w:t>及报告的工作底稿</w:t>
            </w:r>
            <w:r w:rsidR="008E4F9A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D59BC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642CF0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完成并经项目负责经理复核后</w:t>
            </w:r>
            <w:r w:rsidRPr="00CA3C8A">
              <w:rPr>
                <w:rFonts w:ascii="Arial Narrow" w:hAnsi="Arial Narrow" w:cs="Arial Narrow"/>
                <w:kern w:val="0"/>
                <w:sz w:val="24"/>
              </w:rPr>
              <w:t>3</w:t>
            </w:r>
            <w:r w:rsidRPr="00CA3C8A">
              <w:rPr>
                <w:rFonts w:ascii="Arial Narrow" w:hAnsi="Arial Narrow" w:cs="Arial Narrow"/>
                <w:kern w:val="0"/>
                <w:sz w:val="24"/>
              </w:rPr>
              <w:t>天内提交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F13EAE" w:rsidRPr="00CA3C8A" w:rsidTr="00B50419">
        <w:trPr>
          <w:trHeight w:val="467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192E6D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44" w:author="Anson Fang 方贵新" w:date="2022-12-30T21:33:00Z">
              <w:r w:rsidRPr="00CA3C8A" w:rsidDel="00AA7163">
                <w:rPr>
                  <w:rFonts w:ascii="Arial Narrow" w:hAnsi="Arial Narrow" w:cs="Arial Narrow" w:hint="eastAsia"/>
                  <w:kern w:val="0"/>
                  <w:sz w:val="24"/>
                </w:rPr>
                <w:delText>6</w:delText>
              </w:r>
            </w:del>
            <w:ins w:id="45" w:author="Anson Fang 方贵新" w:date="2022-12-30T21:33:00Z">
              <w:r w:rsidR="00AA7163">
                <w:rPr>
                  <w:rFonts w:ascii="Arial Narrow" w:hAnsi="Arial Narrow" w:cs="Arial Narrow"/>
                  <w:kern w:val="0"/>
                  <w:sz w:val="24"/>
                </w:rPr>
                <w:t>7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F13EAE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关联方关系及其交易相关底稿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F1196E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ins w:id="46" w:author="Wan Sining 万思宁" w:date="2022-08-12T15:58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A7</w:t>
              </w:r>
            </w:ins>
            <w:del w:id="47" w:author="Wan Sining 万思宁" w:date="2022-08-12T15:58:00Z">
              <w:r w:rsidR="00F13EAE" w:rsidRPr="00CA3C8A" w:rsidDel="00F1196E">
                <w:rPr>
                  <w:rFonts w:ascii="Arial Narrow" w:hAnsi="Arial Narrow" w:cs="Arial Narrow" w:hint="eastAsia"/>
                  <w:kern w:val="0"/>
                  <w:sz w:val="24"/>
                </w:rPr>
                <w:delText>S4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804D7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实施阶段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1843AB" w:rsidRPr="00CA3C8A" w:rsidTr="00B50419">
        <w:trPr>
          <w:trHeight w:val="467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48" w:author="Anson Fang 方贵新" w:date="2022-12-30T21:33:00Z">
              <w:r w:rsidRPr="00CA3C8A" w:rsidDel="00AA7163">
                <w:rPr>
                  <w:rFonts w:ascii="Arial Narrow" w:hAnsi="Arial Narrow" w:cs="Arial Narrow" w:hint="eastAsia"/>
                  <w:kern w:val="0"/>
                  <w:sz w:val="24"/>
                </w:rPr>
                <w:delText>7</w:delText>
              </w:r>
            </w:del>
            <w:ins w:id="49" w:author="Anson Fang 方贵新" w:date="2022-12-30T21:33:00Z">
              <w:r w:rsidR="00AA7163">
                <w:rPr>
                  <w:rFonts w:ascii="Arial Narrow" w:hAnsi="Arial Narrow" w:cs="Arial Narrow"/>
                  <w:kern w:val="0"/>
                  <w:sz w:val="24"/>
                </w:rPr>
                <w:t>8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7A7C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重要纸制资料或电子扫描件，包括</w:t>
            </w:r>
            <w:r w:rsidR="00AC031F" w:rsidRPr="00CA3C8A">
              <w:rPr>
                <w:rFonts w:ascii="Arial Narrow" w:hAnsi="Arial Narrow" w:cs="Arial Narrow" w:hint="eastAsia"/>
                <w:kern w:val="0"/>
                <w:sz w:val="24"/>
              </w:rPr>
              <w:t>有代表性的或</w:t>
            </w:r>
            <w:r w:rsidR="003C42AC" w:rsidRPr="00CA3C8A">
              <w:rPr>
                <w:rFonts w:ascii="Arial Narrow" w:hAnsi="Arial Narrow" w:cs="Arial Narrow" w:hint="eastAsia"/>
                <w:kern w:val="0"/>
                <w:sz w:val="24"/>
              </w:rPr>
              <w:t>有</w:t>
            </w:r>
            <w:r w:rsidR="00AC031F" w:rsidRPr="00CA3C8A">
              <w:rPr>
                <w:rFonts w:ascii="Arial Narrow" w:hAnsi="Arial Narrow" w:cs="Arial Narrow" w:hint="eastAsia"/>
                <w:kern w:val="0"/>
                <w:sz w:val="24"/>
              </w:rPr>
              <w:t>特殊条款的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销售、采购</w:t>
            </w:r>
            <w:r w:rsidR="00AC031F" w:rsidRPr="00CA3C8A">
              <w:rPr>
                <w:rFonts w:ascii="Arial Narrow" w:hAnsi="Arial Narrow" w:cs="Arial Narrow" w:hint="eastAsia"/>
                <w:kern w:val="0"/>
                <w:sz w:val="24"/>
              </w:rPr>
              <w:t>合同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、投资、融资、资产重组合同，异常交易相关的资料、企业股东会及董事会的重要决议、与财务报表有关的其他重要资料</w:t>
            </w:r>
            <w:r w:rsidR="008E4F9A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D59BC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804D7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实施阶段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/>
                <w:kern w:val="0"/>
                <w:sz w:val="24"/>
              </w:rPr>
              <w:t> </w:t>
            </w:r>
          </w:p>
        </w:tc>
      </w:tr>
      <w:tr w:rsidR="008E4F9A" w:rsidRPr="00CA3C8A" w:rsidTr="00B50419">
        <w:trPr>
          <w:trHeight w:val="416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50" w:author="Han Zhixin 韩志馨" w:date="2023-01-02T20:14:00Z">
              <w:r w:rsidRPr="00CA3C8A" w:rsidDel="002312A9">
                <w:rPr>
                  <w:rFonts w:ascii="Arial Narrow" w:hAnsi="Arial Narrow" w:cs="Arial Narrow" w:hint="eastAsia"/>
                  <w:kern w:val="0"/>
                  <w:sz w:val="24"/>
                </w:rPr>
                <w:delText>8</w:delText>
              </w:r>
            </w:del>
            <w:ins w:id="51" w:author="Han Zhixin 韩志馨" w:date="2023-01-02T20:14:00Z"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9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8E4F9A" w:rsidP="00A965FF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项目组针对</w:t>
            </w:r>
            <w:ins w:id="52" w:author="Han Zhixin 韩志馨" w:date="2023-01-03T11:30:00Z">
              <w:r w:rsidR="00A965FF"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疑难问题</w:t>
              </w:r>
            </w:ins>
            <w:ins w:id="53" w:author="Han Zhixin 韩志馨" w:date="2023-01-03T11:31:00Z">
              <w:r w:rsidR="00A965FF">
                <w:rPr>
                  <w:rFonts w:ascii="Arial Narrow" w:hAnsi="Arial Narrow" w:cs="Arial Narrow" w:hint="eastAsia"/>
                  <w:kern w:val="0"/>
                  <w:sz w:val="24"/>
                </w:rPr>
                <w:t>或</w:t>
              </w:r>
            </w:ins>
            <w:ins w:id="54" w:author="Han Zhixin 韩志馨" w:date="2023-01-03T11:30:00Z">
              <w:r w:rsidR="00A965FF">
                <w:rPr>
                  <w:rFonts w:ascii="Arial Narrow" w:hAnsi="Arial Narrow" w:cs="Arial Narrow" w:hint="eastAsia"/>
                  <w:kern w:val="0"/>
                  <w:sz w:val="24"/>
                </w:rPr>
                <w:t>争议事项</w:t>
              </w:r>
            </w:ins>
            <w:ins w:id="55" w:author="Han Zhixin 韩志馨" w:date="2023-01-03T11:31:00Z">
              <w:r w:rsidR="00A965FF">
                <w:rPr>
                  <w:rFonts w:ascii="Arial Narrow" w:hAnsi="Arial Narrow" w:cs="Arial Narrow" w:hint="eastAsia"/>
                  <w:kern w:val="0"/>
                  <w:sz w:val="24"/>
                </w:rPr>
                <w:t>、</w:t>
              </w:r>
            </w:ins>
            <w:ins w:id="56" w:author="Han Zhixin 韩志馨" w:date="2023-01-03T11:30:00Z">
              <w:r w:rsidR="00A965FF">
                <w:rPr>
                  <w:rFonts w:ascii="Arial Narrow" w:hAnsi="Arial Narrow" w:cs="Arial Narrow" w:hint="eastAsia"/>
                  <w:kern w:val="0"/>
                  <w:sz w:val="24"/>
                </w:rPr>
                <w:t>涉及</w:t>
              </w:r>
            </w:ins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意见分歧</w:t>
            </w:r>
            <w:ins w:id="57" w:author="Han Zhixin 韩志馨" w:date="2023-01-03T11:31:00Z">
              <w:r w:rsidR="00A965FF">
                <w:rPr>
                  <w:rFonts w:ascii="Arial Narrow" w:hAnsi="Arial Narrow" w:cs="Arial Narrow" w:hint="eastAsia"/>
                  <w:kern w:val="0"/>
                  <w:sz w:val="24"/>
                </w:rPr>
                <w:t>的事项</w:t>
              </w:r>
            </w:ins>
            <w:del w:id="58" w:author="Han Zhixin 韩志馨" w:date="2023-01-03T11:31:00Z">
              <w:r w:rsidRPr="00CA3C8A" w:rsidDel="00A965FF">
                <w:rPr>
                  <w:rFonts w:ascii="Arial Narrow" w:hAnsi="Arial Narrow" w:cs="Arial Narrow" w:hint="eastAsia"/>
                  <w:kern w:val="0"/>
                  <w:sz w:val="24"/>
                </w:rPr>
                <w:delText>、</w:delText>
              </w:r>
            </w:del>
            <w:del w:id="59" w:author="Han Zhixin 韩志馨" w:date="2023-01-03T11:30:00Z">
              <w:r w:rsidRPr="00CA3C8A" w:rsidDel="00A965FF">
                <w:rPr>
                  <w:rFonts w:ascii="Arial Narrow" w:hAnsi="Arial Narrow" w:cs="Arial Narrow" w:hint="eastAsia"/>
                  <w:kern w:val="0"/>
                  <w:sz w:val="24"/>
                </w:rPr>
                <w:delText>疑难问题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进行的咨询记录；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F1196E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ins w:id="60" w:author="Wan Sining 万思宁" w:date="2022-08-12T15:59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A17-</w:t>
              </w:r>
              <w:r>
                <w:rPr>
                  <w:rFonts w:ascii="Arial Narrow" w:hAnsi="Arial Narrow" w:cs="Arial Narrow"/>
                  <w:kern w:val="0"/>
                  <w:sz w:val="24"/>
                </w:rPr>
                <w:t>3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804D7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实施阶段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8E4F9A" w:rsidRPr="00CA3C8A" w:rsidTr="00B50419">
        <w:trPr>
          <w:trHeight w:val="416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61" w:author="Han Zhixin 韩志馨" w:date="2023-01-02T20:14:00Z">
              <w:r w:rsidRPr="00CA3C8A" w:rsidDel="002312A9">
                <w:rPr>
                  <w:rFonts w:ascii="Arial Narrow" w:hAnsi="Arial Narrow" w:cs="Arial Narrow" w:hint="eastAsia"/>
                  <w:kern w:val="0"/>
                  <w:sz w:val="24"/>
                </w:rPr>
                <w:delText>9</w:delText>
              </w:r>
            </w:del>
            <w:ins w:id="62" w:author="Han Zhixin 韩志馨" w:date="2023-01-02T20:14:00Z"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10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8E4F9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项目组与管理层、治理层的沟通记录；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8E4F9A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A</w:t>
            </w:r>
            <w:ins w:id="63" w:author="Wan Sining 万思宁" w:date="2022-08-12T16:03:00Z"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10</w:t>
              </w:r>
            </w:ins>
            <w:del w:id="64" w:author="Wan Sining 万思宁" w:date="2022-08-12T16:03:00Z">
              <w:r w:rsidRPr="00CA3C8A" w:rsidDel="00F1196E">
                <w:rPr>
                  <w:rFonts w:ascii="Arial Narrow" w:hAnsi="Arial Narrow" w:cs="Arial Narrow" w:hint="eastAsia"/>
                  <w:kern w:val="0"/>
                  <w:sz w:val="24"/>
                </w:rPr>
                <w:delText>25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F5327D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计划或完成阶段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1843AB" w:rsidRPr="00CA3C8A" w:rsidTr="00B50419">
        <w:trPr>
          <w:trHeight w:val="416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29356C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65" w:author="Han Zhixin 韩志馨" w:date="2023-01-02T20:14:00Z">
              <w:r w:rsidRPr="00CA3C8A" w:rsidDel="002312A9">
                <w:rPr>
                  <w:rFonts w:ascii="Arial Narrow" w:hAnsi="Arial Narrow" w:cs="Arial Narrow" w:hint="eastAsia"/>
                  <w:kern w:val="0"/>
                  <w:sz w:val="24"/>
                </w:rPr>
                <w:delText>10</w:delText>
              </w:r>
            </w:del>
            <w:ins w:id="66" w:author="Han Zhixin 韩志馨" w:date="2023-01-02T20:14:00Z">
              <w:r w:rsidR="002312A9"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1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8E4F9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项目负责经理、项目合伙人</w:t>
            </w:r>
            <w:r w:rsidR="00F13EAE" w:rsidRPr="00CA3C8A">
              <w:rPr>
                <w:rFonts w:ascii="Arial Narrow" w:hAnsi="Arial Narrow" w:cs="Arial Narrow" w:hint="eastAsia"/>
                <w:kern w:val="0"/>
                <w:sz w:val="24"/>
              </w:rPr>
              <w:t>、</w:t>
            </w:r>
            <w:r w:rsidR="00F13EAE" w:rsidRPr="00CA3C8A">
              <w:rPr>
                <w:rFonts w:ascii="Arial Narrow" w:hAnsi="Arial Narrow" w:cs="Arial Narrow" w:hint="eastAsia"/>
                <w:kern w:val="0"/>
                <w:sz w:val="24"/>
              </w:rPr>
              <w:t>IT</w:t>
            </w:r>
            <w:r w:rsidR="00F13EAE" w:rsidRPr="00CA3C8A">
              <w:rPr>
                <w:rFonts w:ascii="Arial Narrow" w:hAnsi="Arial Narrow" w:cs="Arial Narrow" w:hint="eastAsia"/>
                <w:kern w:val="0"/>
                <w:sz w:val="24"/>
              </w:rPr>
              <w:t>专家、税务专家</w:t>
            </w:r>
            <w:ins w:id="67" w:author="Anson Fang 方贵新" w:date="2022-12-30T16:16:00Z">
              <w:r w:rsidR="00E53DA1">
                <w:rPr>
                  <w:rFonts w:ascii="Arial Narrow" w:hAnsi="Arial Narrow" w:cs="Arial Narrow" w:hint="eastAsia"/>
                  <w:kern w:val="0"/>
                  <w:sz w:val="24"/>
                </w:rPr>
                <w:t>、评估专家</w:t>
              </w:r>
            </w:ins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的书面复核记录</w:t>
            </w:r>
            <w:r w:rsidR="00E804D7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8E4F9A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A</w:t>
            </w:r>
            <w:ins w:id="68" w:author="Wan Sining 万思宁" w:date="2022-08-12T16:04:00Z"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22</w:t>
              </w:r>
              <w:r w:rsidR="00F1196E">
                <w:rPr>
                  <w:rFonts w:ascii="Arial Narrow" w:hAnsi="Arial Narrow" w:cs="Arial Narrow" w:hint="eastAsia"/>
                  <w:kern w:val="0"/>
                  <w:sz w:val="24"/>
                </w:rPr>
                <w:t>、</w:t>
              </w:r>
              <w:r w:rsidR="00F1196E">
                <w:rPr>
                  <w:rFonts w:ascii="Arial Narrow" w:hAnsi="Arial Narrow" w:cs="Arial Narrow" w:hint="eastAsia"/>
                  <w:kern w:val="0"/>
                  <w:sz w:val="24"/>
                </w:rPr>
                <w:t>A</w:t>
              </w:r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23</w:t>
              </w:r>
              <w:r w:rsidR="00F1196E">
                <w:rPr>
                  <w:rFonts w:ascii="Arial Narrow" w:hAnsi="Arial Narrow" w:cs="Arial Narrow" w:hint="eastAsia"/>
                  <w:kern w:val="0"/>
                  <w:sz w:val="24"/>
                </w:rPr>
                <w:t>、</w:t>
              </w:r>
              <w:r w:rsidR="00F1196E">
                <w:rPr>
                  <w:rFonts w:ascii="Arial Narrow" w:hAnsi="Arial Narrow" w:cs="Arial Narrow" w:hint="eastAsia"/>
                  <w:kern w:val="0"/>
                  <w:sz w:val="24"/>
                </w:rPr>
                <w:t>A</w:t>
              </w:r>
              <w:r w:rsidR="00F1196E">
                <w:rPr>
                  <w:rFonts w:ascii="Arial Narrow" w:hAnsi="Arial Narrow" w:cs="Arial Narrow"/>
                  <w:kern w:val="0"/>
                  <w:sz w:val="24"/>
                </w:rPr>
                <w:t>27</w:t>
              </w:r>
            </w:ins>
            <w:ins w:id="69" w:author="Anson Fang 方贵新" w:date="2022-12-30T16:28:00Z">
              <w:r w:rsidR="00217071">
                <w:rPr>
                  <w:rFonts w:ascii="Arial Narrow" w:hAnsi="Arial Narrow" w:cs="Arial Narrow" w:hint="eastAsia"/>
                  <w:kern w:val="0"/>
                  <w:sz w:val="24"/>
                </w:rPr>
                <w:t>、</w:t>
              </w:r>
              <w:r w:rsidR="00217071">
                <w:rPr>
                  <w:rFonts w:ascii="Arial Narrow" w:hAnsi="Arial Narrow" w:cs="Arial Narrow" w:hint="eastAsia"/>
                  <w:kern w:val="0"/>
                  <w:sz w:val="24"/>
                </w:rPr>
                <w:t>A</w:t>
              </w:r>
              <w:r w:rsidR="00217071">
                <w:rPr>
                  <w:rFonts w:ascii="Arial Narrow" w:hAnsi="Arial Narrow" w:cs="Arial Narrow"/>
                  <w:kern w:val="0"/>
                  <w:sz w:val="24"/>
                </w:rPr>
                <w:t>28</w:t>
              </w:r>
            </w:ins>
            <w:del w:id="70" w:author="Wan Sining 万思宁" w:date="2022-08-12T16:03:00Z">
              <w:r w:rsidRPr="00CA3C8A" w:rsidDel="00F1196E">
                <w:rPr>
                  <w:rFonts w:ascii="Arial Narrow" w:hAnsi="Arial Narrow" w:cs="Arial Narrow" w:hint="eastAsia"/>
                  <w:kern w:val="0"/>
                  <w:sz w:val="24"/>
                </w:rPr>
                <w:delText>12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642CF0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正式出具报告前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5</w:t>
            </w:r>
            <w:r w:rsidR="00F5327D" w:rsidRPr="00CA3C8A">
              <w:rPr>
                <w:rFonts w:ascii="Arial Narrow" w:hAnsi="Arial Narrow" w:cs="Arial Narrow" w:hint="eastAsia"/>
                <w:kern w:val="0"/>
                <w:sz w:val="24"/>
              </w:rPr>
              <w:t>个工作日</w:t>
            </w:r>
            <w:r w:rsidRPr="00CA3C8A">
              <w:rPr>
                <w:rFonts w:ascii="Arial Narrow" w:hAnsi="Arial Narrow" w:cs="Arial Narrow"/>
                <w:kern w:val="0"/>
                <w:sz w:val="24"/>
              </w:rPr>
              <w:t>提交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/>
                <w:kern w:val="0"/>
                <w:sz w:val="24"/>
              </w:rPr>
              <w:t> </w:t>
            </w:r>
          </w:p>
        </w:tc>
      </w:tr>
      <w:tr w:rsidR="00192E6D" w:rsidRPr="00CA3C8A" w:rsidTr="00B50419">
        <w:trPr>
          <w:trHeight w:val="570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29356C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71" w:author="Han Zhixin 韩志馨" w:date="2023-01-02T20:15:00Z">
              <w:r w:rsidRPr="00CA3C8A" w:rsidDel="002312A9">
                <w:rPr>
                  <w:rFonts w:ascii="Arial Narrow" w:hAnsi="Arial Narrow" w:cs="Arial Narrow" w:hint="eastAsia"/>
                  <w:kern w:val="0"/>
                  <w:sz w:val="24"/>
                </w:rPr>
                <w:delText>11</w:delText>
              </w:r>
            </w:del>
            <w:ins w:id="72" w:author="Han Zhixin 韩志馨" w:date="2023-01-02T20:15:00Z">
              <w:r w:rsidR="002312A9"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2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F215F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合并工作底稿、重要组成部分的试算平衡表、</w:t>
            </w:r>
            <w:r w:rsidR="00DD59BC" w:rsidRPr="00CA3C8A">
              <w:rPr>
                <w:rFonts w:ascii="Arial Narrow" w:hAnsi="Arial Narrow" w:cs="Arial Narrow" w:hint="eastAsia"/>
                <w:kern w:val="0"/>
                <w:sz w:val="24"/>
              </w:rPr>
              <w:t>审计报告及专项报告（未定</w:t>
            </w:r>
            <w:r w:rsidR="00DD59BC" w:rsidRPr="00CA3C8A">
              <w:rPr>
                <w:rFonts w:ascii="Arial Narrow" w:hAnsi="Arial Narrow" w:cs="Arial Narrow" w:hint="eastAsia"/>
                <w:kern w:val="0"/>
                <w:sz w:val="24"/>
              </w:rPr>
              <w:lastRenderedPageBreak/>
              <w:t>稿）</w:t>
            </w:r>
            <w:r w:rsidR="00192E6D" w:rsidRPr="00CA3C8A">
              <w:rPr>
                <w:rFonts w:ascii="Arial Narrow" w:hAnsi="Arial Narrow" w:cs="Arial Narrow" w:hint="eastAsia"/>
                <w:kern w:val="0"/>
                <w:sz w:val="24"/>
              </w:rPr>
              <w:t>，</w:t>
            </w:r>
            <w:r w:rsidR="007937D7" w:rsidRPr="00CA3C8A">
              <w:rPr>
                <w:rFonts w:ascii="Arial Narrow" w:hAnsi="Arial Narrow" w:cs="Arial Narrow" w:hint="eastAsia"/>
                <w:kern w:val="0"/>
                <w:sz w:val="24"/>
              </w:rPr>
              <w:t>已审财务报表分析性程序，</w:t>
            </w:r>
            <w:r w:rsidR="00DD59BC" w:rsidRPr="00CA3C8A">
              <w:rPr>
                <w:rFonts w:ascii="Arial Narrow" w:hAnsi="Arial Narrow" w:cs="Arial Narrow" w:hint="eastAsia"/>
                <w:kern w:val="0"/>
                <w:sz w:val="24"/>
              </w:rPr>
              <w:t>审计小结及重大事项概要</w:t>
            </w:r>
            <w:r w:rsidR="00E804D7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192E6D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lastRenderedPageBreak/>
              <w:t>A</w:t>
            </w:r>
            <w:ins w:id="73" w:author="Wan Sining 万思宁" w:date="2022-08-12T16:21:00Z">
              <w:r w:rsidR="00D45E13">
                <w:rPr>
                  <w:rFonts w:ascii="Arial Narrow" w:hAnsi="Arial Narrow" w:cs="Arial Narrow"/>
                  <w:kern w:val="0"/>
                  <w:sz w:val="24"/>
                </w:rPr>
                <w:t>3</w:t>
              </w:r>
            </w:ins>
            <w:del w:id="74" w:author="Wan Sining 万思宁" w:date="2022-08-12T16:21:00Z">
              <w:r w:rsidRPr="00CA3C8A" w:rsidDel="00D45E13">
                <w:rPr>
                  <w:rFonts w:ascii="Arial Narrow" w:hAnsi="Arial Narrow" w:cs="Arial Narrow" w:hint="eastAsia"/>
                  <w:kern w:val="0"/>
                  <w:sz w:val="24"/>
                </w:rPr>
                <w:delText>15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、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A1</w:t>
            </w:r>
            <w:ins w:id="75" w:author="Wan Sining 万思宁" w:date="2022-08-12T16:21:00Z">
              <w:r w:rsidR="00D45E13">
                <w:rPr>
                  <w:rFonts w:ascii="Arial Narrow" w:hAnsi="Arial Narrow" w:cs="Arial Narrow"/>
                  <w:kern w:val="0"/>
                  <w:sz w:val="24"/>
                </w:rPr>
                <w:t>7</w:t>
              </w:r>
            </w:ins>
            <w:del w:id="76" w:author="Wan Sining 万思宁" w:date="2022-08-12T16:21:00Z">
              <w:r w:rsidRPr="00CA3C8A" w:rsidDel="00D45E13">
                <w:rPr>
                  <w:rFonts w:ascii="Arial Narrow" w:hAnsi="Arial Narrow" w:cs="Arial Narrow" w:hint="eastAsia"/>
                  <w:kern w:val="0"/>
                  <w:sz w:val="24"/>
                </w:rPr>
                <w:delText>6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F215FA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正式出具报告前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5</w:t>
            </w:r>
            <w:r w:rsidR="00F5327D" w:rsidRPr="00CA3C8A">
              <w:rPr>
                <w:rFonts w:ascii="Arial Narrow" w:hAnsi="Arial Narrow" w:cs="Arial Narrow" w:hint="eastAsia"/>
                <w:kern w:val="0"/>
                <w:sz w:val="24"/>
              </w:rPr>
              <w:t>个工作日</w:t>
            </w:r>
            <w:r w:rsidRPr="00CA3C8A">
              <w:rPr>
                <w:rFonts w:ascii="Arial Narrow" w:hAnsi="Arial Narrow" w:cs="Arial Narrow"/>
                <w:kern w:val="0"/>
                <w:sz w:val="24"/>
              </w:rPr>
              <w:t>提交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341374" w:rsidRPr="00CA3C8A" w:rsidTr="00B50419">
        <w:trPr>
          <w:trHeight w:val="570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29356C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77" w:author="Han Zhixin 韩志馨" w:date="2023-01-02T20:15:00Z">
              <w:r w:rsidRPr="00CA3C8A" w:rsidDel="002312A9">
                <w:rPr>
                  <w:rFonts w:ascii="Arial Narrow" w:hAnsi="Arial Narrow" w:cs="Arial Narrow" w:hint="eastAsia"/>
                  <w:kern w:val="0"/>
                  <w:sz w:val="24"/>
                </w:rPr>
                <w:delText>12</w:delText>
              </w:r>
            </w:del>
            <w:ins w:id="78" w:author="Han Zhixin 韩志馨" w:date="2023-01-02T20:15:00Z">
              <w:r w:rsidR="002312A9"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3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25B79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与独立性相关的工作底稿；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25B79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A1</w:t>
            </w:r>
            <w:ins w:id="79" w:author="Wan Sining 万思宁" w:date="2022-08-12T16:21:00Z">
              <w:r w:rsidR="00D45E13">
                <w:rPr>
                  <w:rFonts w:ascii="Arial Narrow" w:hAnsi="Arial Narrow" w:cs="Arial Narrow"/>
                  <w:kern w:val="0"/>
                  <w:sz w:val="24"/>
                </w:rPr>
                <w:t>7</w:t>
              </w:r>
              <w:r w:rsidR="00D45E13">
                <w:rPr>
                  <w:rFonts w:ascii="Arial Narrow" w:hAnsi="Arial Narrow" w:cs="Arial Narrow" w:hint="eastAsia"/>
                  <w:kern w:val="0"/>
                  <w:sz w:val="24"/>
                </w:rPr>
                <w:t>-</w:t>
              </w:r>
              <w:r w:rsidR="00D45E13">
                <w:rPr>
                  <w:rFonts w:ascii="Arial Narrow" w:hAnsi="Arial Narrow" w:cs="Arial Narrow"/>
                  <w:kern w:val="0"/>
                  <w:sz w:val="24"/>
                </w:rPr>
                <w:t>7</w:t>
              </w:r>
            </w:ins>
            <w:del w:id="80" w:author="Wan Sining 万思宁" w:date="2022-08-12T16:21:00Z">
              <w:r w:rsidRPr="00CA3C8A" w:rsidDel="00D45E13">
                <w:rPr>
                  <w:rFonts w:ascii="Arial Narrow" w:hAnsi="Arial Narrow" w:cs="Arial Narrow" w:hint="eastAsia"/>
                  <w:kern w:val="0"/>
                  <w:sz w:val="24"/>
                </w:rPr>
                <w:delText>4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、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B</w:t>
            </w:r>
            <w:ins w:id="81" w:author="Wan Sining 万思宁" w:date="2022-08-12T16:16:00Z">
              <w:r w:rsidR="005563BE">
                <w:rPr>
                  <w:rFonts w:ascii="Arial Narrow" w:hAnsi="Arial Narrow" w:cs="Arial Narrow"/>
                  <w:kern w:val="0"/>
                  <w:sz w:val="24"/>
                </w:rPr>
                <w:t>3</w:t>
              </w:r>
            </w:ins>
            <w:del w:id="82" w:author="Wan Sining 万思宁" w:date="2022-08-12T16:16:00Z">
              <w:r w:rsidRPr="00CA3C8A" w:rsidDel="005563BE">
                <w:rPr>
                  <w:rFonts w:ascii="Arial Narrow" w:hAnsi="Arial Narrow" w:cs="Arial Narrow" w:hint="eastAsia"/>
                  <w:kern w:val="0"/>
                  <w:sz w:val="24"/>
                </w:rPr>
                <w:delText>1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-</w:t>
            </w:r>
            <w:ins w:id="83" w:author="Wan Sining 万思宁" w:date="2022-08-12T16:16:00Z">
              <w:r w:rsidR="005563BE">
                <w:rPr>
                  <w:rFonts w:ascii="Arial Narrow" w:hAnsi="Arial Narrow" w:cs="Arial Narrow"/>
                  <w:kern w:val="0"/>
                  <w:sz w:val="24"/>
                </w:rPr>
                <w:t>1</w:t>
              </w:r>
            </w:ins>
            <w:del w:id="84" w:author="Wan Sining 万思宁" w:date="2022-08-12T16:16:00Z">
              <w:r w:rsidRPr="00CA3C8A" w:rsidDel="005563BE">
                <w:rPr>
                  <w:rFonts w:ascii="Arial Narrow" w:hAnsi="Arial Narrow" w:cs="Arial Narrow" w:hint="eastAsia"/>
                  <w:kern w:val="0"/>
                  <w:sz w:val="24"/>
                </w:rPr>
                <w:delText>3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804D7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完成阶段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341374" w:rsidRPr="00CA3C8A" w:rsidTr="00B50419">
        <w:trPr>
          <w:trHeight w:val="570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29356C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85" w:author="Han Zhixin 韩志馨" w:date="2023-01-02T20:15:00Z">
              <w:r w:rsidRPr="00CA3C8A" w:rsidDel="002312A9">
                <w:rPr>
                  <w:rFonts w:ascii="Arial Narrow" w:hAnsi="Arial Narrow" w:cs="Arial Narrow" w:hint="eastAsia"/>
                  <w:kern w:val="0"/>
                  <w:sz w:val="24"/>
                </w:rPr>
                <w:delText>13</w:delText>
              </w:r>
            </w:del>
            <w:ins w:id="86" w:author="Han Zhixin 韩志馨" w:date="2023-01-02T20:15:00Z">
              <w:r w:rsidR="002312A9"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4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1374" w:rsidRPr="00CA3C8A" w:rsidRDefault="00D1230D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内部控制缺陷汇总表</w:t>
            </w:r>
            <w:r w:rsidR="00E804D7" w:rsidRPr="00CA3C8A">
              <w:rPr>
                <w:rFonts w:ascii="Arial Narrow" w:hAnsi="Arial Narrow" w:cs="Arial Narrow" w:hint="eastAsia"/>
                <w:kern w:val="0"/>
                <w:sz w:val="24"/>
              </w:rPr>
              <w:t>；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5563BE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ins w:id="87" w:author="Wan Sining 万思宁" w:date="2022-08-12T16:16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A</w:t>
              </w:r>
              <w:r>
                <w:rPr>
                  <w:rFonts w:ascii="Arial Narrow" w:hAnsi="Arial Narrow" w:cs="Arial Narrow"/>
                  <w:kern w:val="0"/>
                  <w:sz w:val="24"/>
                </w:rPr>
                <w:t>14</w:t>
              </w:r>
            </w:ins>
            <w:del w:id="88" w:author="Wan Sining 万思宁" w:date="2022-08-12T16:16:00Z">
              <w:r w:rsidR="00D1230D" w:rsidRPr="00CA3C8A" w:rsidDel="005563BE">
                <w:rPr>
                  <w:rFonts w:ascii="Arial Narrow" w:hAnsi="Arial Narrow" w:cs="Arial Narrow" w:hint="eastAsia"/>
                  <w:kern w:val="0"/>
                  <w:sz w:val="24"/>
                </w:rPr>
                <w:delText>T1</w:delText>
              </w:r>
            </w:del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E804D7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完成阶段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:rsidR="00DD59BC" w:rsidRPr="00CA3C8A" w:rsidRDefault="00DD59BC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6D0701" w:rsidRPr="00CA3C8A" w:rsidTr="00B50419">
        <w:trPr>
          <w:trHeight w:val="570"/>
          <w:ins w:id="89" w:author="Han Zhixin 韩志馨" w:date="2022-12-30T13:45:00Z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0701" w:rsidRPr="00CA3C8A" w:rsidRDefault="006D0701" w:rsidP="0029356C">
            <w:pPr>
              <w:widowControl/>
              <w:jc w:val="center"/>
              <w:rPr>
                <w:ins w:id="90" w:author="Han Zhixin 韩志馨" w:date="2022-12-30T13:45:00Z"/>
                <w:rFonts w:ascii="Arial Narrow" w:hAnsi="Arial Narrow" w:cs="Arial Narrow"/>
                <w:kern w:val="0"/>
                <w:sz w:val="24"/>
              </w:rPr>
            </w:pPr>
            <w:ins w:id="91" w:author="Han Zhixin 韩志馨" w:date="2022-12-30T13:45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</w:ins>
            <w:ins w:id="92" w:author="Han Zhixin 韩志馨" w:date="2023-01-02T20:15:00Z"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5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0701" w:rsidRPr="00CA3C8A" w:rsidRDefault="00ED5A9C" w:rsidP="00CA3C8A">
            <w:pPr>
              <w:widowControl/>
              <w:jc w:val="left"/>
              <w:rPr>
                <w:ins w:id="93" w:author="Han Zhixin 韩志馨" w:date="2022-12-30T13:45:00Z"/>
                <w:rFonts w:ascii="Arial Narrow" w:hAnsi="Arial Narrow" w:cs="Arial Narrow"/>
                <w:kern w:val="0"/>
                <w:sz w:val="24"/>
              </w:rPr>
            </w:pPr>
            <w:ins w:id="94" w:author="Han Zhixin 韩志馨" w:date="2022-12-30T13:46:00Z">
              <w:r w:rsidRPr="00ED5A9C">
                <w:rPr>
                  <w:rFonts w:ascii="Arial Narrow" w:hAnsi="Arial Narrow" w:cs="Arial Narrow" w:hint="eastAsia"/>
                  <w:kern w:val="0"/>
                  <w:sz w:val="24"/>
                </w:rPr>
                <w:t>管理层关于审计报告日后公布的其他信息的书面声明、其他信息比对记录和最终版本的年度报告（如适用）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0701" w:rsidRDefault="00217071" w:rsidP="007937D7">
            <w:pPr>
              <w:widowControl/>
              <w:jc w:val="center"/>
              <w:rPr>
                <w:ins w:id="95" w:author="Han Zhixin 韩志馨" w:date="2022-12-30T13:45:00Z"/>
                <w:rFonts w:ascii="Arial Narrow" w:hAnsi="Arial Narrow" w:cs="Arial Narrow"/>
                <w:kern w:val="0"/>
                <w:sz w:val="24"/>
              </w:rPr>
            </w:pPr>
            <w:ins w:id="96" w:author="Anson Fang 方贵新" w:date="2022-12-30T16:31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A</w:t>
              </w:r>
            </w:ins>
            <w:ins w:id="97" w:author="Anson Fang 方贵新" w:date="2022-12-30T16:32:00Z">
              <w:r>
                <w:rPr>
                  <w:rFonts w:ascii="Arial Narrow" w:hAnsi="Arial Narrow" w:cs="Arial Narrow"/>
                  <w:kern w:val="0"/>
                  <w:sz w:val="24"/>
                </w:rPr>
                <w:t>8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0701" w:rsidRPr="00CA3C8A" w:rsidRDefault="00217071" w:rsidP="00CA3C8A">
            <w:pPr>
              <w:widowControl/>
              <w:jc w:val="left"/>
              <w:rPr>
                <w:ins w:id="98" w:author="Han Zhixin 韩志馨" w:date="2022-12-30T13:45:00Z"/>
                <w:rFonts w:ascii="Arial Narrow" w:hAnsi="Arial Narrow" w:cs="Arial Narrow"/>
                <w:kern w:val="0"/>
                <w:sz w:val="24"/>
              </w:rPr>
            </w:pPr>
            <w:ins w:id="99" w:author="Anson Fang 方贵新" w:date="2022-12-30T16:17:00Z">
              <w:r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完成阶段</w:t>
              </w:r>
            </w:ins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:rsidR="006D0701" w:rsidRPr="00CA3C8A" w:rsidRDefault="006D0701" w:rsidP="00CA3C8A">
            <w:pPr>
              <w:widowControl/>
              <w:jc w:val="center"/>
              <w:rPr>
                <w:ins w:id="100" w:author="Han Zhixin 韩志馨" w:date="2022-12-30T13:45:00Z"/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ED5A9C" w:rsidRPr="00CA3C8A" w:rsidTr="00B50419">
        <w:trPr>
          <w:trHeight w:val="570"/>
          <w:ins w:id="101" w:author="Han Zhixin 韩志馨" w:date="2022-12-30T13:46:00Z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A9C" w:rsidRDefault="00ED5A9C" w:rsidP="0029356C">
            <w:pPr>
              <w:widowControl/>
              <w:jc w:val="center"/>
              <w:rPr>
                <w:ins w:id="102" w:author="Han Zhixin 韩志馨" w:date="2022-12-30T13:46:00Z"/>
                <w:rFonts w:ascii="Arial Narrow" w:hAnsi="Arial Narrow" w:cs="Arial Narrow"/>
                <w:kern w:val="0"/>
                <w:sz w:val="24"/>
              </w:rPr>
            </w:pPr>
            <w:ins w:id="103" w:author="Han Zhixin 韩志馨" w:date="2022-12-30T13:46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</w:ins>
            <w:ins w:id="104" w:author="Han Zhixin 韩志馨" w:date="2023-01-02T20:15:00Z"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6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5A9C" w:rsidRPr="00CA3C8A" w:rsidRDefault="00ED5A9C" w:rsidP="00CA3C8A">
            <w:pPr>
              <w:widowControl/>
              <w:jc w:val="left"/>
              <w:rPr>
                <w:ins w:id="105" w:author="Han Zhixin 韩志馨" w:date="2022-12-30T13:46:00Z"/>
                <w:rFonts w:ascii="Arial Narrow" w:hAnsi="Arial Narrow" w:cs="Arial Narrow"/>
                <w:kern w:val="0"/>
                <w:sz w:val="24"/>
              </w:rPr>
            </w:pPr>
            <w:ins w:id="106" w:author="Han Zhixin 韩志馨" w:date="2022-12-30T13:46:00Z">
              <w:r w:rsidRPr="00ED5A9C">
                <w:rPr>
                  <w:rFonts w:ascii="Arial Narrow" w:hAnsi="Arial Narrow" w:cs="Arial Narrow" w:hint="eastAsia"/>
                  <w:kern w:val="0"/>
                  <w:sz w:val="24"/>
                </w:rPr>
                <w:t>专业技术委员会会议记录（如适用）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5A9C" w:rsidRDefault="002312A9" w:rsidP="007937D7">
            <w:pPr>
              <w:widowControl/>
              <w:jc w:val="center"/>
              <w:rPr>
                <w:ins w:id="107" w:author="Han Zhixin 韩志馨" w:date="2022-12-30T13:46:00Z"/>
                <w:rFonts w:ascii="Arial Narrow" w:hAnsi="Arial Narrow" w:cs="Arial Narrow"/>
                <w:kern w:val="0"/>
                <w:sz w:val="24"/>
              </w:rPr>
            </w:pPr>
            <w:ins w:id="108" w:author="Han Zhixin 韩志馨" w:date="2023-01-02T20:14:00Z">
              <w:r>
                <w:rPr>
                  <w:rFonts w:ascii="Arial Narrow" w:hAnsi="Arial Narrow" w:cs="Arial Narrow" w:hint="eastAsia"/>
                  <w:kern w:val="0"/>
                  <w:sz w:val="24"/>
                </w:rPr>
                <w:t>A</w:t>
              </w:r>
              <w:r>
                <w:rPr>
                  <w:rFonts w:ascii="Arial Narrow" w:hAnsi="Arial Narrow" w:cs="Arial Narrow"/>
                  <w:kern w:val="0"/>
                  <w:sz w:val="24"/>
                </w:rPr>
                <w:t>26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D5A9C" w:rsidRPr="00CA3C8A" w:rsidRDefault="00217071" w:rsidP="00CA3C8A">
            <w:pPr>
              <w:widowControl/>
              <w:jc w:val="left"/>
              <w:rPr>
                <w:ins w:id="109" w:author="Han Zhixin 韩志馨" w:date="2022-12-30T13:46:00Z"/>
                <w:rFonts w:ascii="Arial Narrow" w:hAnsi="Arial Narrow" w:cs="Arial Narrow"/>
                <w:kern w:val="0"/>
                <w:sz w:val="24"/>
              </w:rPr>
            </w:pPr>
            <w:ins w:id="110" w:author="Anson Fang 方贵新" w:date="2022-12-30T16:17:00Z">
              <w:r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完成阶段</w:t>
              </w:r>
            </w:ins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:rsidR="00ED5A9C" w:rsidRPr="00CA3C8A" w:rsidRDefault="00ED5A9C" w:rsidP="00CA3C8A">
            <w:pPr>
              <w:widowControl/>
              <w:jc w:val="center"/>
              <w:rPr>
                <w:ins w:id="111" w:author="Han Zhixin 韩志馨" w:date="2022-12-30T13:46:00Z"/>
                <w:rFonts w:ascii="Arial Narrow" w:hAnsi="Arial Narrow" w:cs="Arial Narrow"/>
                <w:kern w:val="0"/>
                <w:sz w:val="24"/>
              </w:rPr>
            </w:pPr>
          </w:p>
        </w:tc>
      </w:tr>
      <w:tr w:rsidR="001843AB" w:rsidRPr="00CA3C8A" w:rsidTr="00B50419">
        <w:trPr>
          <w:trHeight w:val="570"/>
        </w:trPr>
        <w:tc>
          <w:tcPr>
            <w:tcW w:w="71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916CA" w:rsidP="0029356C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del w:id="112" w:author="Han Zhixin 韩志馨" w:date="2022-12-30T13:46:00Z">
              <w:r w:rsidRPr="00CA3C8A" w:rsidDel="00ED5A9C">
                <w:rPr>
                  <w:rFonts w:ascii="Arial Narrow" w:hAnsi="Arial Narrow" w:cs="Arial Narrow" w:hint="eastAsia"/>
                  <w:kern w:val="0"/>
                  <w:sz w:val="24"/>
                </w:rPr>
                <w:delText>14</w:delText>
              </w:r>
            </w:del>
            <w:ins w:id="113" w:author="Han Zhixin 韩志馨" w:date="2022-12-30T13:46:00Z">
              <w:r w:rsidR="00ED5A9C" w:rsidRPr="00CA3C8A">
                <w:rPr>
                  <w:rFonts w:ascii="Arial Narrow" w:hAnsi="Arial Narrow" w:cs="Arial Narrow" w:hint="eastAsia"/>
                  <w:kern w:val="0"/>
                  <w:sz w:val="24"/>
                </w:rPr>
                <w:t>1</w:t>
              </w:r>
            </w:ins>
            <w:ins w:id="114" w:author="Han Zhixin 韩志馨" w:date="2023-01-02T20:15:00Z">
              <w:r w:rsidR="002312A9">
                <w:rPr>
                  <w:rFonts w:ascii="Arial Narrow" w:hAnsi="Arial Narrow" w:cs="Arial Narrow"/>
                  <w:kern w:val="0"/>
                  <w:sz w:val="24"/>
                </w:rPr>
                <w:t>7</w:t>
              </w:r>
            </w:ins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3AB" w:rsidRPr="00CA3C8A" w:rsidRDefault="001843AB" w:rsidP="006D0701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项目组或</w:t>
            </w:r>
            <w:r w:rsidR="002C7B08" w:rsidRPr="00CA3C8A">
              <w:rPr>
                <w:rFonts w:ascii="Arial Narrow" w:hAnsi="Arial Narrow" w:cs="Arial Narrow" w:hint="eastAsia"/>
                <w:kern w:val="0"/>
                <w:sz w:val="24"/>
              </w:rPr>
              <w:t>项目</w:t>
            </w: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质量</w:t>
            </w:r>
            <w:del w:id="115" w:author="Han Zhixin 韩志馨" w:date="2022-12-30T13:37:00Z">
              <w:r w:rsidR="007B1E50" w:rsidDel="006D0701">
                <w:rPr>
                  <w:rFonts w:ascii="Arial Narrow" w:hAnsi="Arial Narrow" w:cs="Arial Narrow" w:hint="eastAsia"/>
                  <w:kern w:val="0"/>
                  <w:sz w:val="24"/>
                </w:rPr>
                <w:delText>控制</w:delText>
              </w:r>
            </w:del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复核</w:t>
            </w:r>
            <w:ins w:id="116" w:author="Han Zhixin 韩志馨" w:date="2022-12-30T13:37:00Z">
              <w:r w:rsidR="006D0701">
                <w:rPr>
                  <w:rFonts w:ascii="Arial Narrow" w:hAnsi="Arial Narrow" w:cs="Arial Narrow" w:hint="eastAsia"/>
                  <w:kern w:val="0"/>
                  <w:sz w:val="24"/>
                </w:rPr>
                <w:t>合伙</w:t>
              </w:r>
            </w:ins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人认为有必要提交的其他资料</w:t>
            </w:r>
            <w:r w:rsidR="00E804D7" w:rsidRPr="00CA3C8A">
              <w:rPr>
                <w:rFonts w:ascii="Arial Narrow" w:hAnsi="Arial Narrow" w:cs="Arial Narrow" w:hint="eastAsia"/>
                <w:kern w:val="0"/>
                <w:sz w:val="24"/>
              </w:rPr>
              <w:t>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D59BC" w:rsidP="007937D7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D59BC" w:rsidRPr="00CA3C8A" w:rsidRDefault="00DD59BC" w:rsidP="00CA3C8A">
            <w:pPr>
              <w:widowControl/>
              <w:jc w:val="left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 w:hint="eastAsia"/>
                <w:kern w:val="0"/>
                <w:sz w:val="24"/>
              </w:rPr>
              <w:t>分阶段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:rsidR="00DD59BC" w:rsidRPr="00CA3C8A" w:rsidRDefault="001843AB" w:rsidP="00CA3C8A">
            <w:pPr>
              <w:widowControl/>
              <w:jc w:val="center"/>
              <w:rPr>
                <w:rFonts w:ascii="Arial Narrow" w:hAnsi="Arial Narrow" w:cs="Arial Narrow"/>
                <w:kern w:val="0"/>
                <w:sz w:val="24"/>
              </w:rPr>
            </w:pPr>
            <w:r w:rsidRPr="00CA3C8A">
              <w:rPr>
                <w:rFonts w:ascii="Arial Narrow" w:hAnsi="Arial Narrow" w:cs="Arial Narrow"/>
                <w:kern w:val="0"/>
                <w:sz w:val="24"/>
              </w:rPr>
              <w:t> </w:t>
            </w:r>
          </w:p>
        </w:tc>
      </w:tr>
    </w:tbl>
    <w:p w:rsidR="00DD59BC" w:rsidRPr="00CA3C8A" w:rsidRDefault="00DD59BC" w:rsidP="00CA3C8A">
      <w:pPr>
        <w:widowControl/>
        <w:jc w:val="center"/>
        <w:rPr>
          <w:rFonts w:ascii="Arial Narrow" w:hAnsi="Arial Narrow" w:cs="Arial Narrow"/>
          <w:kern w:val="0"/>
          <w:sz w:val="24"/>
        </w:rPr>
      </w:pPr>
    </w:p>
    <w:p w:rsidR="00DD59BC" w:rsidRPr="00CA3C8A" w:rsidDel="005563BE" w:rsidRDefault="00DD59BC">
      <w:pPr>
        <w:widowControl/>
        <w:jc w:val="center"/>
        <w:rPr>
          <w:del w:id="117" w:author="Wan Sining 万思宁" w:date="2022-08-12T16:16:00Z"/>
          <w:rFonts w:ascii="Arial Narrow" w:hAnsi="Arial Narrow" w:cs="Arial Narrow"/>
          <w:kern w:val="0"/>
          <w:sz w:val="24"/>
        </w:rPr>
      </w:pPr>
    </w:p>
    <w:p w:rsidR="00DD59BC" w:rsidRPr="00CA3C8A" w:rsidDel="005563BE" w:rsidRDefault="00DD59BC">
      <w:pPr>
        <w:widowControl/>
        <w:jc w:val="center"/>
        <w:rPr>
          <w:del w:id="118" w:author="Wan Sining 万思宁" w:date="2022-08-12T16:16:00Z"/>
          <w:rFonts w:ascii="Arial Narrow" w:hAnsi="Arial Narrow" w:cs="Arial Narrow"/>
          <w:kern w:val="0"/>
          <w:sz w:val="24"/>
        </w:rPr>
      </w:pPr>
    </w:p>
    <w:p w:rsidR="00DD59BC" w:rsidRPr="00CA3C8A" w:rsidDel="005563BE" w:rsidRDefault="00DD59BC">
      <w:pPr>
        <w:widowControl/>
        <w:jc w:val="center"/>
        <w:rPr>
          <w:del w:id="119" w:author="Wan Sining 万思宁" w:date="2022-08-12T16:16:00Z"/>
          <w:rFonts w:ascii="Arial Narrow" w:hAnsi="Arial Narrow" w:cs="Arial Narrow"/>
          <w:kern w:val="0"/>
          <w:sz w:val="24"/>
        </w:rPr>
      </w:pPr>
    </w:p>
    <w:p w:rsidR="00DD59BC" w:rsidRPr="00CA3C8A" w:rsidDel="005563BE" w:rsidRDefault="00DD59BC">
      <w:pPr>
        <w:widowControl/>
        <w:jc w:val="center"/>
        <w:rPr>
          <w:del w:id="120" w:author="Wan Sining 万思宁" w:date="2022-08-12T16:16:00Z"/>
          <w:rFonts w:ascii="Arial Narrow" w:hAnsi="Arial Narrow" w:cs="Arial Narrow"/>
          <w:kern w:val="0"/>
          <w:sz w:val="24"/>
        </w:rPr>
      </w:pPr>
    </w:p>
    <w:p w:rsidR="00DD59BC" w:rsidDel="005563BE" w:rsidRDefault="00DD59BC">
      <w:pPr>
        <w:widowControl/>
        <w:spacing w:line="360" w:lineRule="auto"/>
        <w:ind w:right="240"/>
        <w:jc w:val="center"/>
        <w:rPr>
          <w:del w:id="121" w:author="Wan Sining 万思宁" w:date="2022-08-12T16:16:00Z"/>
          <w:rFonts w:ascii="Arial Narrow" w:hAnsi="Arial Narrow"/>
          <w:sz w:val="24"/>
        </w:rPr>
        <w:pPrChange w:id="122" w:author="Wan Sining 万思宁" w:date="2022-08-12T16:16:00Z">
          <w:pPr>
            <w:spacing w:line="360" w:lineRule="auto"/>
            <w:ind w:right="240"/>
            <w:jc w:val="left"/>
          </w:pPr>
        </w:pPrChange>
      </w:pPr>
    </w:p>
    <w:p w:rsidR="00DD59BC" w:rsidDel="005563BE" w:rsidRDefault="00DD59BC">
      <w:pPr>
        <w:widowControl/>
        <w:spacing w:line="360" w:lineRule="auto"/>
        <w:ind w:right="240"/>
        <w:jc w:val="center"/>
        <w:rPr>
          <w:del w:id="123" w:author="Wan Sining 万思宁" w:date="2022-08-12T16:16:00Z"/>
          <w:rFonts w:ascii="Arial Narrow" w:hAnsi="Arial Narrow"/>
          <w:sz w:val="24"/>
        </w:rPr>
        <w:pPrChange w:id="124" w:author="Wan Sining 万思宁" w:date="2022-08-12T16:16:00Z">
          <w:pPr>
            <w:spacing w:line="360" w:lineRule="auto"/>
            <w:ind w:right="240"/>
            <w:jc w:val="left"/>
          </w:pPr>
        </w:pPrChange>
      </w:pPr>
    </w:p>
    <w:p w:rsidR="00DD59BC" w:rsidDel="005563BE" w:rsidRDefault="00DD59BC">
      <w:pPr>
        <w:widowControl/>
        <w:spacing w:line="360" w:lineRule="auto"/>
        <w:ind w:right="240"/>
        <w:jc w:val="center"/>
        <w:rPr>
          <w:del w:id="125" w:author="Wan Sining 万思宁" w:date="2022-08-12T16:16:00Z"/>
          <w:rFonts w:ascii="Arial Narrow" w:hAnsi="Arial Narrow"/>
          <w:sz w:val="24"/>
        </w:rPr>
        <w:pPrChange w:id="126" w:author="Wan Sining 万思宁" w:date="2022-08-12T16:16:00Z">
          <w:pPr>
            <w:spacing w:line="360" w:lineRule="auto"/>
            <w:ind w:right="240"/>
            <w:jc w:val="left"/>
          </w:pPr>
        </w:pPrChange>
      </w:pPr>
    </w:p>
    <w:p w:rsidR="001371E0" w:rsidRDefault="001371E0">
      <w:pPr>
        <w:widowControl/>
        <w:jc w:val="center"/>
        <w:pPrChange w:id="127" w:author="Wan Sining 万思宁" w:date="2022-08-12T16:16:00Z">
          <w:pPr>
            <w:jc w:val="left"/>
          </w:pPr>
        </w:pPrChange>
      </w:pPr>
    </w:p>
    <w:sectPr w:rsidR="001371E0" w:rsidSect="00EA2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720" w:rsidRDefault="00030720" w:rsidP="001843AB">
      <w:r>
        <w:separator/>
      </w:r>
    </w:p>
  </w:endnote>
  <w:endnote w:type="continuationSeparator" w:id="0">
    <w:p w:rsidR="00030720" w:rsidRDefault="00030720" w:rsidP="00184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720" w:rsidRDefault="00030720" w:rsidP="001843AB">
      <w:r>
        <w:separator/>
      </w:r>
    </w:p>
  </w:footnote>
  <w:footnote w:type="continuationSeparator" w:id="0">
    <w:p w:rsidR="00030720" w:rsidRDefault="00030720" w:rsidP="00184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E36DB"/>
    <w:multiLevelType w:val="hybridMultilevel"/>
    <w:tmpl w:val="503431F6"/>
    <w:lvl w:ilvl="0" w:tplc="2B3623B6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an Zhixin 韩志馨">
    <w15:presenceInfo w15:providerId="AD" w15:userId="S-1-5-21-2973868822-3583477969-1381510699-3407"/>
  </w15:person>
  <w15:person w15:author="Anson Fang 方贵新">
    <w15:presenceInfo w15:providerId="AD" w15:userId="S-1-5-21-2973868822-3583477969-1381510699-2879"/>
  </w15:person>
  <w15:person w15:author="Wan Sining 万思宁">
    <w15:presenceInfo w15:providerId="AD" w15:userId="S-1-5-21-2973868822-3583477969-1381510699-284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843AB"/>
    <w:rsid w:val="00007AEE"/>
    <w:rsid w:val="000127BF"/>
    <w:rsid w:val="00030720"/>
    <w:rsid w:val="00053DA5"/>
    <w:rsid w:val="00054054"/>
    <w:rsid w:val="0006027F"/>
    <w:rsid w:val="000C1E6D"/>
    <w:rsid w:val="000D7F0D"/>
    <w:rsid w:val="000F2175"/>
    <w:rsid w:val="00116EAB"/>
    <w:rsid w:val="001371E0"/>
    <w:rsid w:val="001843AB"/>
    <w:rsid w:val="00192E6D"/>
    <w:rsid w:val="001C3459"/>
    <w:rsid w:val="00217071"/>
    <w:rsid w:val="002312A9"/>
    <w:rsid w:val="0029356C"/>
    <w:rsid w:val="002C7B08"/>
    <w:rsid w:val="00326646"/>
    <w:rsid w:val="00327E68"/>
    <w:rsid w:val="00341374"/>
    <w:rsid w:val="00342A52"/>
    <w:rsid w:val="00372EB2"/>
    <w:rsid w:val="003A06B4"/>
    <w:rsid w:val="003B5CDB"/>
    <w:rsid w:val="003C42AC"/>
    <w:rsid w:val="003C7A88"/>
    <w:rsid w:val="003E2DC7"/>
    <w:rsid w:val="003E5911"/>
    <w:rsid w:val="0043475C"/>
    <w:rsid w:val="00445EBE"/>
    <w:rsid w:val="004743DB"/>
    <w:rsid w:val="00475989"/>
    <w:rsid w:val="00492C80"/>
    <w:rsid w:val="005563BE"/>
    <w:rsid w:val="005B5C0D"/>
    <w:rsid w:val="005C4AE5"/>
    <w:rsid w:val="005D3E78"/>
    <w:rsid w:val="005D653B"/>
    <w:rsid w:val="00615D5A"/>
    <w:rsid w:val="00642CF0"/>
    <w:rsid w:val="006509FE"/>
    <w:rsid w:val="006B01B0"/>
    <w:rsid w:val="006D0701"/>
    <w:rsid w:val="006E51F4"/>
    <w:rsid w:val="00775FAE"/>
    <w:rsid w:val="0078001A"/>
    <w:rsid w:val="007937D7"/>
    <w:rsid w:val="007B1E50"/>
    <w:rsid w:val="007D6DF9"/>
    <w:rsid w:val="008A6AAF"/>
    <w:rsid w:val="008D7829"/>
    <w:rsid w:val="008E4F9A"/>
    <w:rsid w:val="00906C6E"/>
    <w:rsid w:val="009C4D74"/>
    <w:rsid w:val="009F3E73"/>
    <w:rsid w:val="00A618E9"/>
    <w:rsid w:val="00A64307"/>
    <w:rsid w:val="00A965FF"/>
    <w:rsid w:val="00AA7163"/>
    <w:rsid w:val="00AC031F"/>
    <w:rsid w:val="00B50419"/>
    <w:rsid w:val="00C03B06"/>
    <w:rsid w:val="00C12DD4"/>
    <w:rsid w:val="00C82017"/>
    <w:rsid w:val="00CA3C8A"/>
    <w:rsid w:val="00CA4A79"/>
    <w:rsid w:val="00CE220B"/>
    <w:rsid w:val="00CE6F1F"/>
    <w:rsid w:val="00D02EE9"/>
    <w:rsid w:val="00D1230D"/>
    <w:rsid w:val="00D45E13"/>
    <w:rsid w:val="00D55CBD"/>
    <w:rsid w:val="00D916CA"/>
    <w:rsid w:val="00D97A7C"/>
    <w:rsid w:val="00DD59BC"/>
    <w:rsid w:val="00E25B79"/>
    <w:rsid w:val="00E30F7F"/>
    <w:rsid w:val="00E53DA1"/>
    <w:rsid w:val="00E804D7"/>
    <w:rsid w:val="00E81B01"/>
    <w:rsid w:val="00E95876"/>
    <w:rsid w:val="00EA28CB"/>
    <w:rsid w:val="00ED5A9C"/>
    <w:rsid w:val="00F1196E"/>
    <w:rsid w:val="00F13EAE"/>
    <w:rsid w:val="00F215FA"/>
    <w:rsid w:val="00F45483"/>
    <w:rsid w:val="00F5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92934D-6CBB-4FC0-B3B1-BBECEC11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43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1843AB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43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43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43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43AB"/>
    <w:rPr>
      <w:sz w:val="18"/>
      <w:szCs w:val="18"/>
    </w:rPr>
  </w:style>
  <w:style w:type="character" w:customStyle="1" w:styleId="10">
    <w:name w:val="标题 1 字符"/>
    <w:basedOn w:val="a0"/>
    <w:link w:val="1"/>
    <w:rsid w:val="001843A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Balloon Text"/>
    <w:basedOn w:val="a"/>
    <w:link w:val="a8"/>
    <w:uiPriority w:val="99"/>
    <w:semiHidden/>
    <w:unhideWhenUsed/>
    <w:rsid w:val="00AC031F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C031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刘蓉</dc:creator>
  <cp:keywords/>
  <dc:description/>
  <cp:lastModifiedBy>Han Zhixin 韩志馨</cp:lastModifiedBy>
  <cp:revision>42</cp:revision>
  <cp:lastPrinted>2021-10-18T06:31:00Z</cp:lastPrinted>
  <dcterms:created xsi:type="dcterms:W3CDTF">2011-11-30T02:21:00Z</dcterms:created>
  <dcterms:modified xsi:type="dcterms:W3CDTF">2023-01-03T03:31:00Z</dcterms:modified>
</cp:coreProperties>
</file>