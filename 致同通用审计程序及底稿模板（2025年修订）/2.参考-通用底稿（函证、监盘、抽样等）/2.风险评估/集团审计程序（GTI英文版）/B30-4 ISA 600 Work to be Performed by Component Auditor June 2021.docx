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9058" w14:textId="77777777" w:rsidR="00891224" w:rsidRPr="00087E0A" w:rsidRDefault="00014AB5" w:rsidP="00891224">
      <w:pPr>
        <w:pStyle w:val="Contents"/>
        <w:spacing w:after="600"/>
        <w:rPr>
          <w:szCs w:val="66"/>
        </w:rPr>
      </w:pPr>
      <w:r w:rsidRPr="00087E0A">
        <w:rPr>
          <w:szCs w:val="66"/>
        </w:rPr>
        <w:t xml:space="preserve">Work to be </w:t>
      </w:r>
      <w:r w:rsidR="005738AF" w:rsidRPr="00087E0A">
        <w:rPr>
          <w:szCs w:val="66"/>
        </w:rPr>
        <w:t>p</w:t>
      </w:r>
      <w:r w:rsidRPr="00087E0A">
        <w:rPr>
          <w:szCs w:val="66"/>
        </w:rPr>
        <w:t xml:space="preserve">erformed by Component </w:t>
      </w:r>
      <w:r w:rsidR="00FE3930" w:rsidRPr="00087E0A">
        <w:rPr>
          <w:szCs w:val="66"/>
        </w:rPr>
        <w:t>a</w:t>
      </w:r>
      <w:r w:rsidRPr="00087E0A">
        <w:rPr>
          <w:szCs w:val="66"/>
        </w:rPr>
        <w:t>uditor</w:t>
      </w:r>
    </w:p>
    <w:p w14:paraId="67364619" w14:textId="77777777" w:rsidR="00D2559F" w:rsidRPr="00087E0A" w:rsidRDefault="00D2559F" w:rsidP="00891224">
      <w:pPr>
        <w:pStyle w:val="Heading1"/>
      </w:pPr>
    </w:p>
    <w:p w14:paraId="282C2DE3" w14:textId="77777777" w:rsidR="00891224" w:rsidRPr="00087E0A" w:rsidRDefault="00891224" w:rsidP="003B0A58">
      <w:pPr>
        <w:autoSpaceDE w:val="0"/>
        <w:autoSpaceDN w:val="0"/>
        <w:adjustRightInd w:val="0"/>
        <w:jc w:val="both"/>
        <w:rPr>
          <w:rFonts w:cs="TimesNewRomanPSMT"/>
          <w:szCs w:val="22"/>
        </w:rPr>
      </w:pPr>
    </w:p>
    <w:tbl>
      <w:tblPr>
        <w:tblStyle w:val="TableGrid"/>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250"/>
        <w:gridCol w:w="7020"/>
      </w:tblGrid>
      <w:tr w:rsidR="0038260E" w:rsidRPr="00087E0A" w14:paraId="7BF8A7A5" w14:textId="77777777" w:rsidTr="00444DA2">
        <w:trPr>
          <w:trHeight w:val="32"/>
        </w:trPr>
        <w:tc>
          <w:tcPr>
            <w:tcW w:w="2250" w:type="dxa"/>
            <w:tcBorders>
              <w:top w:val="nil"/>
              <w:bottom w:val="nil"/>
            </w:tcBorders>
          </w:tcPr>
          <w:p w14:paraId="41E91A28" w14:textId="77777777" w:rsidR="0038260E" w:rsidRPr="00087E0A" w:rsidRDefault="0038260E" w:rsidP="0038260E">
            <w:pPr>
              <w:pStyle w:val="FaxBodyText"/>
              <w:framePr w:hSpace="0" w:wrap="auto" w:vAnchor="margin" w:yAlign="inline"/>
              <w:ind w:left="-115"/>
              <w:rPr>
                <w:rFonts w:ascii="Arial" w:hAnsi="Arial" w:cs="Arial"/>
                <w:sz w:val="20"/>
                <w:szCs w:val="20"/>
              </w:rPr>
            </w:pPr>
            <w:r w:rsidRPr="00087E0A">
              <w:rPr>
                <w:rFonts w:ascii="Arial" w:hAnsi="Arial" w:cs="Arial"/>
                <w:sz w:val="20"/>
                <w:szCs w:val="20"/>
              </w:rPr>
              <w:t>To:</w:t>
            </w:r>
          </w:p>
        </w:tc>
        <w:tc>
          <w:tcPr>
            <w:tcW w:w="7020" w:type="dxa"/>
            <w:tcBorders>
              <w:top w:val="nil"/>
              <w:bottom w:val="nil"/>
            </w:tcBorders>
          </w:tcPr>
          <w:p w14:paraId="269D4F51" w14:textId="77777777" w:rsidR="0038260E" w:rsidRPr="00087E0A" w:rsidRDefault="0038260E" w:rsidP="0038260E">
            <w:pPr>
              <w:pStyle w:val="FaxBodyText"/>
              <w:framePr w:hSpace="0" w:wrap="auto" w:vAnchor="margin" w:yAlign="inline"/>
              <w:rPr>
                <w:rFonts w:ascii="Arial" w:hAnsi="Arial" w:cs="Arial"/>
                <w:sz w:val="20"/>
                <w:szCs w:val="20"/>
              </w:rPr>
            </w:pPr>
            <w:r w:rsidRPr="00087E0A">
              <w:rPr>
                <w:rFonts w:ascii="Arial" w:hAnsi="Arial" w:cs="Arial"/>
                <w:color w:val="FF0000"/>
                <w:sz w:val="20"/>
                <w:szCs w:val="20"/>
              </w:rPr>
              <w:t xml:space="preserve">Name of component auditor’s firm </w:t>
            </w:r>
            <w:r w:rsidRPr="00087E0A">
              <w:rPr>
                <w:rFonts w:ascii="Arial" w:hAnsi="Arial" w:cs="Arial"/>
                <w:sz w:val="20"/>
                <w:szCs w:val="20"/>
              </w:rPr>
              <w:t>(“Component Auditor”)</w:t>
            </w:r>
          </w:p>
        </w:tc>
      </w:tr>
      <w:tr w:rsidR="0038260E" w:rsidRPr="00087E0A" w14:paraId="0884A57C" w14:textId="77777777" w:rsidTr="00444DA2">
        <w:trPr>
          <w:trHeight w:val="37"/>
        </w:trPr>
        <w:tc>
          <w:tcPr>
            <w:tcW w:w="2250" w:type="dxa"/>
            <w:tcBorders>
              <w:top w:val="nil"/>
              <w:bottom w:val="nil"/>
            </w:tcBorders>
          </w:tcPr>
          <w:p w14:paraId="0D446140" w14:textId="77777777" w:rsidR="0038260E" w:rsidRPr="00087E0A" w:rsidRDefault="0038260E" w:rsidP="0038260E">
            <w:pPr>
              <w:pStyle w:val="FaxBodyText"/>
              <w:framePr w:hSpace="0" w:wrap="auto" w:vAnchor="margin" w:yAlign="inline"/>
              <w:ind w:left="-115"/>
              <w:rPr>
                <w:rFonts w:ascii="Arial" w:hAnsi="Arial" w:cs="Arial"/>
                <w:sz w:val="20"/>
                <w:szCs w:val="20"/>
              </w:rPr>
            </w:pPr>
            <w:r w:rsidRPr="00087E0A">
              <w:rPr>
                <w:rFonts w:ascii="Arial" w:hAnsi="Arial" w:cs="Arial"/>
                <w:sz w:val="20"/>
                <w:szCs w:val="20"/>
              </w:rPr>
              <w:t>From:</w:t>
            </w:r>
          </w:p>
        </w:tc>
        <w:tc>
          <w:tcPr>
            <w:tcW w:w="7020" w:type="dxa"/>
            <w:tcBorders>
              <w:top w:val="nil"/>
              <w:bottom w:val="nil"/>
            </w:tcBorders>
          </w:tcPr>
          <w:p w14:paraId="135394EB" w14:textId="77777777" w:rsidR="0038260E" w:rsidRPr="00087E0A" w:rsidRDefault="0038260E" w:rsidP="0038260E">
            <w:pPr>
              <w:pStyle w:val="FaxBodyText"/>
              <w:framePr w:hSpace="0" w:wrap="auto" w:vAnchor="margin" w:yAlign="inline"/>
              <w:rPr>
                <w:rFonts w:ascii="Arial" w:hAnsi="Arial" w:cs="Arial"/>
                <w:color w:val="0046AA"/>
                <w:sz w:val="20"/>
                <w:szCs w:val="20"/>
              </w:rPr>
            </w:pPr>
            <w:r w:rsidRPr="00087E0A">
              <w:rPr>
                <w:rFonts w:ascii="Arial" w:hAnsi="Arial" w:cs="Arial"/>
                <w:color w:val="FF0000"/>
                <w:sz w:val="20"/>
                <w:szCs w:val="20"/>
              </w:rPr>
              <w:t xml:space="preserve">Name of group engagement team’s firm </w:t>
            </w:r>
            <w:r w:rsidRPr="00087E0A">
              <w:rPr>
                <w:rFonts w:ascii="Arial" w:hAnsi="Arial" w:cs="Arial"/>
                <w:sz w:val="20"/>
                <w:szCs w:val="20"/>
              </w:rPr>
              <w:t>(“Group Engagement Team”)</w:t>
            </w:r>
          </w:p>
        </w:tc>
      </w:tr>
      <w:tr w:rsidR="00BC162A" w:rsidRPr="00087E0A" w14:paraId="55F6047E" w14:textId="77777777" w:rsidTr="00444DA2">
        <w:trPr>
          <w:trHeight w:val="37"/>
        </w:trPr>
        <w:tc>
          <w:tcPr>
            <w:tcW w:w="2250" w:type="dxa"/>
            <w:tcBorders>
              <w:top w:val="nil"/>
              <w:bottom w:val="nil"/>
            </w:tcBorders>
          </w:tcPr>
          <w:p w14:paraId="63CD3CAB" w14:textId="77777777" w:rsidR="00BC162A" w:rsidRPr="00087E0A" w:rsidRDefault="00BC162A" w:rsidP="00891224">
            <w:pPr>
              <w:pStyle w:val="FaxBodyText"/>
              <w:framePr w:hSpace="0" w:wrap="auto" w:vAnchor="margin" w:yAlign="inline"/>
              <w:ind w:left="-115"/>
              <w:rPr>
                <w:rFonts w:ascii="Arial" w:hAnsi="Arial" w:cs="Arial"/>
                <w:sz w:val="20"/>
                <w:szCs w:val="20"/>
              </w:rPr>
            </w:pPr>
            <w:r w:rsidRPr="00087E0A">
              <w:rPr>
                <w:rFonts w:ascii="Arial" w:hAnsi="Arial" w:cs="Arial"/>
                <w:sz w:val="20"/>
                <w:szCs w:val="20"/>
              </w:rPr>
              <w:t>Group:</w:t>
            </w:r>
          </w:p>
        </w:tc>
        <w:tc>
          <w:tcPr>
            <w:tcW w:w="7020" w:type="dxa"/>
            <w:tcBorders>
              <w:top w:val="nil"/>
              <w:bottom w:val="nil"/>
            </w:tcBorders>
          </w:tcPr>
          <w:p w14:paraId="539D55EB" w14:textId="77777777" w:rsidR="00BC162A" w:rsidRPr="00087E0A" w:rsidRDefault="00BC162A" w:rsidP="00014AB5">
            <w:pPr>
              <w:pStyle w:val="FaxBodyText"/>
              <w:framePr w:hSpace="0" w:wrap="auto" w:vAnchor="margin" w:yAlign="inline"/>
              <w:rPr>
                <w:rFonts w:ascii="Arial" w:hAnsi="Arial" w:cs="Arial"/>
                <w:sz w:val="20"/>
                <w:szCs w:val="20"/>
              </w:rPr>
            </w:pPr>
            <w:r w:rsidRPr="00087E0A">
              <w:rPr>
                <w:rFonts w:ascii="Arial" w:hAnsi="Arial" w:cs="Arial"/>
                <w:color w:val="FF0000"/>
                <w:sz w:val="20"/>
                <w:szCs w:val="20"/>
              </w:rPr>
              <w:t>Name of group</w:t>
            </w:r>
            <w:r w:rsidR="0038260E" w:rsidRPr="00087E0A">
              <w:rPr>
                <w:rFonts w:ascii="Arial" w:hAnsi="Arial" w:cs="Arial"/>
                <w:color w:val="FF0000"/>
                <w:sz w:val="20"/>
                <w:szCs w:val="20"/>
              </w:rPr>
              <w:t xml:space="preserve"> </w:t>
            </w:r>
            <w:r w:rsidR="0038260E" w:rsidRPr="00087E0A">
              <w:rPr>
                <w:rFonts w:ascii="Arial" w:hAnsi="Arial" w:cs="Arial"/>
                <w:sz w:val="20"/>
                <w:szCs w:val="20"/>
              </w:rPr>
              <w:t>(“Group”)</w:t>
            </w:r>
          </w:p>
        </w:tc>
      </w:tr>
      <w:tr w:rsidR="002174A7" w:rsidRPr="00087E0A" w14:paraId="78739820" w14:textId="77777777" w:rsidTr="00444DA2">
        <w:trPr>
          <w:trHeight w:val="37"/>
        </w:trPr>
        <w:tc>
          <w:tcPr>
            <w:tcW w:w="2250" w:type="dxa"/>
            <w:tcBorders>
              <w:top w:val="nil"/>
              <w:bottom w:val="nil"/>
            </w:tcBorders>
          </w:tcPr>
          <w:p w14:paraId="5A1733BB" w14:textId="77777777" w:rsidR="002174A7" w:rsidRPr="00087E0A" w:rsidRDefault="0038260E" w:rsidP="00891224">
            <w:pPr>
              <w:pStyle w:val="FaxBodyText"/>
              <w:framePr w:hSpace="0" w:wrap="auto" w:vAnchor="margin" w:yAlign="inline"/>
              <w:ind w:left="-115"/>
              <w:rPr>
                <w:rFonts w:ascii="Arial" w:hAnsi="Arial" w:cs="Arial"/>
                <w:sz w:val="20"/>
                <w:szCs w:val="20"/>
              </w:rPr>
            </w:pPr>
            <w:r w:rsidRPr="00087E0A">
              <w:rPr>
                <w:rFonts w:ascii="Arial" w:hAnsi="Arial" w:cs="Arial"/>
                <w:sz w:val="20"/>
                <w:szCs w:val="20"/>
              </w:rPr>
              <w:t>Group period e</w:t>
            </w:r>
            <w:r w:rsidR="002174A7" w:rsidRPr="00087E0A">
              <w:rPr>
                <w:rFonts w:ascii="Arial" w:hAnsi="Arial" w:cs="Arial"/>
                <w:sz w:val="20"/>
                <w:szCs w:val="20"/>
              </w:rPr>
              <w:t>nd:</w:t>
            </w:r>
          </w:p>
        </w:tc>
        <w:tc>
          <w:tcPr>
            <w:tcW w:w="7020" w:type="dxa"/>
            <w:tcBorders>
              <w:top w:val="nil"/>
              <w:bottom w:val="nil"/>
            </w:tcBorders>
          </w:tcPr>
          <w:p w14:paraId="47288498" w14:textId="77777777" w:rsidR="002174A7" w:rsidRPr="00087E0A" w:rsidRDefault="0038260E" w:rsidP="000A2339">
            <w:pPr>
              <w:pStyle w:val="FaxBodyText"/>
              <w:framePr w:hSpace="0" w:wrap="auto" w:vAnchor="margin" w:yAlign="inline"/>
              <w:rPr>
                <w:rFonts w:ascii="Arial" w:hAnsi="Arial" w:cs="Arial"/>
                <w:sz w:val="20"/>
                <w:szCs w:val="20"/>
              </w:rPr>
            </w:pPr>
            <w:r w:rsidRPr="00087E0A">
              <w:rPr>
                <w:rFonts w:ascii="Arial" w:hAnsi="Arial" w:cs="Arial"/>
                <w:color w:val="FF0000"/>
                <w:sz w:val="20"/>
                <w:szCs w:val="20"/>
              </w:rPr>
              <w:t>Date</w:t>
            </w:r>
          </w:p>
        </w:tc>
      </w:tr>
      <w:tr w:rsidR="00BC162A" w:rsidRPr="00087E0A" w14:paraId="137B9515" w14:textId="77777777" w:rsidTr="00444DA2">
        <w:trPr>
          <w:trHeight w:val="37"/>
        </w:trPr>
        <w:tc>
          <w:tcPr>
            <w:tcW w:w="2250" w:type="dxa"/>
            <w:tcBorders>
              <w:top w:val="nil"/>
              <w:bottom w:val="nil"/>
            </w:tcBorders>
          </w:tcPr>
          <w:p w14:paraId="05A00CD3" w14:textId="77777777" w:rsidR="00BC162A" w:rsidRPr="00087E0A" w:rsidRDefault="00BC162A" w:rsidP="00891224">
            <w:pPr>
              <w:pStyle w:val="FaxBodyText"/>
              <w:framePr w:hSpace="0" w:wrap="auto" w:vAnchor="margin" w:yAlign="inline"/>
              <w:ind w:left="-115"/>
              <w:rPr>
                <w:rFonts w:ascii="Arial" w:hAnsi="Arial" w:cs="Arial"/>
                <w:sz w:val="20"/>
                <w:szCs w:val="20"/>
              </w:rPr>
            </w:pPr>
            <w:r w:rsidRPr="00087E0A">
              <w:rPr>
                <w:rFonts w:ascii="Arial" w:hAnsi="Arial" w:cs="Arial"/>
                <w:sz w:val="20"/>
                <w:szCs w:val="20"/>
              </w:rPr>
              <w:t>Component:</w:t>
            </w:r>
          </w:p>
        </w:tc>
        <w:tc>
          <w:tcPr>
            <w:tcW w:w="7020" w:type="dxa"/>
            <w:tcBorders>
              <w:top w:val="nil"/>
              <w:bottom w:val="nil"/>
            </w:tcBorders>
          </w:tcPr>
          <w:p w14:paraId="68189E3E" w14:textId="77777777" w:rsidR="00BC162A" w:rsidRPr="00087E0A" w:rsidRDefault="00BC162A" w:rsidP="00014AB5">
            <w:pPr>
              <w:pStyle w:val="FaxBodyText"/>
              <w:framePr w:hSpace="0" w:wrap="auto" w:vAnchor="margin" w:yAlign="inline"/>
              <w:rPr>
                <w:rFonts w:ascii="Arial" w:hAnsi="Arial" w:cs="Arial"/>
                <w:sz w:val="20"/>
                <w:szCs w:val="20"/>
              </w:rPr>
            </w:pPr>
            <w:r w:rsidRPr="00087E0A">
              <w:rPr>
                <w:rFonts w:ascii="Arial" w:hAnsi="Arial" w:cs="Arial"/>
                <w:color w:val="FF0000"/>
                <w:sz w:val="20"/>
                <w:szCs w:val="20"/>
              </w:rPr>
              <w:t>Name of component</w:t>
            </w:r>
            <w:r w:rsidR="0038260E" w:rsidRPr="00087E0A">
              <w:rPr>
                <w:rFonts w:ascii="Arial" w:hAnsi="Arial" w:cs="Arial"/>
                <w:color w:val="FF0000"/>
                <w:sz w:val="20"/>
                <w:szCs w:val="20"/>
              </w:rPr>
              <w:t xml:space="preserve"> </w:t>
            </w:r>
            <w:r w:rsidR="0038260E" w:rsidRPr="00087E0A">
              <w:rPr>
                <w:rFonts w:ascii="Arial" w:hAnsi="Arial" w:cs="Arial"/>
                <w:sz w:val="20"/>
                <w:szCs w:val="20"/>
              </w:rPr>
              <w:t>(“Component”)</w:t>
            </w:r>
          </w:p>
        </w:tc>
      </w:tr>
      <w:tr w:rsidR="002174A7" w:rsidRPr="00087E0A" w14:paraId="79F76469" w14:textId="77777777" w:rsidTr="00444DA2">
        <w:trPr>
          <w:trHeight w:val="37"/>
        </w:trPr>
        <w:tc>
          <w:tcPr>
            <w:tcW w:w="2250" w:type="dxa"/>
            <w:tcBorders>
              <w:top w:val="nil"/>
              <w:bottom w:val="nil"/>
            </w:tcBorders>
          </w:tcPr>
          <w:p w14:paraId="0712F0F8" w14:textId="77777777" w:rsidR="002174A7" w:rsidRPr="00087E0A" w:rsidRDefault="0038260E" w:rsidP="00891224">
            <w:pPr>
              <w:pStyle w:val="FaxBodyText"/>
              <w:framePr w:hSpace="0" w:wrap="auto" w:vAnchor="margin" w:yAlign="inline"/>
              <w:ind w:left="-115"/>
              <w:rPr>
                <w:rFonts w:ascii="Arial" w:hAnsi="Arial" w:cs="Arial"/>
                <w:sz w:val="20"/>
                <w:szCs w:val="20"/>
              </w:rPr>
            </w:pPr>
            <w:r w:rsidRPr="00087E0A">
              <w:rPr>
                <w:rFonts w:ascii="Arial" w:hAnsi="Arial" w:cs="Arial"/>
                <w:sz w:val="20"/>
                <w:szCs w:val="20"/>
              </w:rPr>
              <w:t>Component period e</w:t>
            </w:r>
            <w:r w:rsidR="002174A7" w:rsidRPr="00087E0A">
              <w:rPr>
                <w:rFonts w:ascii="Arial" w:hAnsi="Arial" w:cs="Arial"/>
                <w:sz w:val="20"/>
                <w:szCs w:val="20"/>
              </w:rPr>
              <w:t>nd:</w:t>
            </w:r>
          </w:p>
        </w:tc>
        <w:tc>
          <w:tcPr>
            <w:tcW w:w="7020" w:type="dxa"/>
            <w:tcBorders>
              <w:top w:val="nil"/>
              <w:bottom w:val="nil"/>
            </w:tcBorders>
          </w:tcPr>
          <w:p w14:paraId="7CB2FF41" w14:textId="77777777" w:rsidR="002174A7" w:rsidRPr="00087E0A" w:rsidRDefault="0038260E" w:rsidP="000A2339">
            <w:pPr>
              <w:pStyle w:val="FaxBodyText"/>
              <w:framePr w:hSpace="0" w:wrap="auto" w:vAnchor="margin" w:yAlign="inline"/>
              <w:rPr>
                <w:rFonts w:ascii="Arial" w:hAnsi="Arial" w:cs="Arial"/>
                <w:sz w:val="20"/>
                <w:szCs w:val="20"/>
              </w:rPr>
            </w:pPr>
            <w:r w:rsidRPr="00087E0A">
              <w:rPr>
                <w:rFonts w:ascii="Arial" w:hAnsi="Arial" w:cs="Arial"/>
                <w:color w:val="FF0000"/>
                <w:sz w:val="20"/>
                <w:szCs w:val="20"/>
              </w:rPr>
              <w:t>Date</w:t>
            </w:r>
          </w:p>
        </w:tc>
      </w:tr>
      <w:tr w:rsidR="00A81100" w:rsidRPr="00087E0A" w14:paraId="2080BB2E" w14:textId="77777777" w:rsidTr="00444DA2">
        <w:trPr>
          <w:trHeight w:val="288"/>
        </w:trPr>
        <w:tc>
          <w:tcPr>
            <w:tcW w:w="2250" w:type="dxa"/>
            <w:tcBorders>
              <w:top w:val="nil"/>
              <w:bottom w:val="single" w:sz="4" w:space="0" w:color="A6A6A6" w:themeColor="background1" w:themeShade="A6"/>
            </w:tcBorders>
            <w:tcMar>
              <w:bottom w:w="576" w:type="dxa"/>
            </w:tcMar>
          </w:tcPr>
          <w:p w14:paraId="22D3FD78" w14:textId="77777777" w:rsidR="00891224" w:rsidRPr="00087E0A" w:rsidRDefault="00891224" w:rsidP="00891224">
            <w:pPr>
              <w:pStyle w:val="FaxBodyText"/>
              <w:framePr w:hSpace="0" w:wrap="auto" w:vAnchor="margin" w:yAlign="inline"/>
              <w:ind w:left="-115"/>
              <w:rPr>
                <w:rFonts w:ascii="Arial" w:hAnsi="Arial" w:cs="Arial"/>
                <w:sz w:val="20"/>
                <w:szCs w:val="20"/>
              </w:rPr>
            </w:pPr>
            <w:r w:rsidRPr="00087E0A">
              <w:rPr>
                <w:rFonts w:ascii="Arial" w:hAnsi="Arial" w:cs="Arial"/>
                <w:sz w:val="20"/>
                <w:szCs w:val="20"/>
              </w:rPr>
              <w:t>Re:</w:t>
            </w:r>
          </w:p>
        </w:tc>
        <w:tc>
          <w:tcPr>
            <w:tcW w:w="7020" w:type="dxa"/>
            <w:tcBorders>
              <w:top w:val="nil"/>
              <w:bottom w:val="single" w:sz="4" w:space="0" w:color="A6A6A6" w:themeColor="background1" w:themeShade="A6"/>
            </w:tcBorders>
            <w:tcMar>
              <w:bottom w:w="576" w:type="dxa"/>
            </w:tcMar>
          </w:tcPr>
          <w:p w14:paraId="39AF98AB" w14:textId="77777777" w:rsidR="00891224" w:rsidRPr="00087E0A" w:rsidRDefault="00014AB5" w:rsidP="0038260E">
            <w:pPr>
              <w:pStyle w:val="FaxBodyText"/>
              <w:framePr w:hSpace="0" w:wrap="auto" w:vAnchor="margin" w:yAlign="inline"/>
              <w:rPr>
                <w:rFonts w:ascii="Arial" w:hAnsi="Arial" w:cs="Arial"/>
                <w:b/>
                <w:sz w:val="20"/>
                <w:szCs w:val="20"/>
              </w:rPr>
            </w:pPr>
            <w:r w:rsidRPr="00087E0A">
              <w:rPr>
                <w:rFonts w:ascii="Arial" w:hAnsi="Arial" w:cs="Arial"/>
                <w:b/>
                <w:sz w:val="20"/>
                <w:szCs w:val="20"/>
              </w:rPr>
              <w:t>G</w:t>
            </w:r>
            <w:r w:rsidR="00FB70DC" w:rsidRPr="00087E0A">
              <w:rPr>
                <w:rFonts w:ascii="Arial" w:hAnsi="Arial" w:cs="Arial"/>
                <w:b/>
                <w:sz w:val="20"/>
                <w:szCs w:val="20"/>
              </w:rPr>
              <w:t>roup Audit Instructions dated</w:t>
            </w:r>
            <w:r w:rsidRPr="00087E0A">
              <w:rPr>
                <w:rFonts w:ascii="Arial" w:hAnsi="Arial" w:cs="Arial"/>
                <w:b/>
                <w:sz w:val="20"/>
                <w:szCs w:val="20"/>
              </w:rPr>
              <w:t xml:space="preserve"> </w:t>
            </w:r>
            <w:r w:rsidR="00CF0690" w:rsidRPr="00087E0A">
              <w:rPr>
                <w:rFonts w:ascii="Arial" w:hAnsi="Arial" w:cs="Arial"/>
                <w:b/>
                <w:color w:val="FF0000"/>
                <w:sz w:val="20"/>
                <w:szCs w:val="20"/>
              </w:rPr>
              <w:t>(date)</w:t>
            </w:r>
          </w:p>
        </w:tc>
      </w:tr>
    </w:tbl>
    <w:p w14:paraId="05998C23" w14:textId="77777777" w:rsidR="00CE63A3" w:rsidRPr="00087E0A" w:rsidRDefault="00CE63A3" w:rsidP="00604AFC">
      <w:pPr>
        <w:autoSpaceDE w:val="0"/>
        <w:autoSpaceDN w:val="0"/>
        <w:adjustRightInd w:val="0"/>
        <w:spacing w:after="120"/>
        <w:jc w:val="both"/>
        <w:rPr>
          <w:rFonts w:cs="TimesNewRomanPSMT"/>
          <w:szCs w:val="22"/>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B7DF1" w:rsidRPr="00087E0A" w14:paraId="441D4A07" w14:textId="77777777" w:rsidTr="65FBA51E">
        <w:tc>
          <w:tcPr>
            <w:tcW w:w="9080" w:type="dxa"/>
          </w:tcPr>
          <w:p w14:paraId="4F256E58" w14:textId="18CDE877" w:rsidR="00DB7DF1" w:rsidRDefault="00DB7DF1" w:rsidP="0058409C">
            <w:pPr>
              <w:pStyle w:val="Heading2"/>
              <w:rPr>
                <w:color w:val="FF0000"/>
              </w:rPr>
            </w:pPr>
            <w:r w:rsidRPr="00087E0A">
              <w:rPr>
                <w:color w:val="FF0000"/>
              </w:rPr>
              <w:t>Instructional Note to Group Engagement Team</w:t>
            </w:r>
          </w:p>
          <w:p w14:paraId="2E5BEE87" w14:textId="25BB0F26" w:rsidR="00F469E6" w:rsidRDefault="00F469E6" w:rsidP="00273F39">
            <w:pPr>
              <w:pStyle w:val="Heading2"/>
              <w:rPr>
                <w:ins w:id="0" w:author="Mariela Melendez" w:date="2023-02-03T11:56:00Z"/>
                <w:color w:val="FF0000"/>
              </w:rPr>
            </w:pPr>
            <w:r w:rsidRPr="002877EB">
              <w:rPr>
                <w:color w:val="FF0000"/>
              </w:rPr>
              <w:t>June 2021</w:t>
            </w:r>
          </w:p>
          <w:p w14:paraId="1440E8C5" w14:textId="773050D2" w:rsidR="00BE5FD0" w:rsidRPr="00BE5FD0" w:rsidRDefault="00BE5FD0" w:rsidP="00BE5FD0">
            <w:pPr>
              <w:pStyle w:val="Heading2"/>
              <w:rPr>
                <w:color w:val="FF0000"/>
              </w:rPr>
            </w:pPr>
            <w:ins w:id="1" w:author="Mariela Melendez" w:date="2023-02-03T11:56:00Z">
              <w:r w:rsidRPr="00C17437">
                <w:rPr>
                  <w:color w:val="FF0000"/>
                </w:rPr>
                <w:t>Effective for year ends prior to those beginning on or after December 15, 2022</w:t>
              </w:r>
            </w:ins>
          </w:p>
          <w:p w14:paraId="6A070CFE" w14:textId="27FAF244" w:rsidR="00705F73" w:rsidRPr="00087E0A" w:rsidRDefault="00DB7DF1" w:rsidP="00DB7DF1">
            <w:pPr>
              <w:pStyle w:val="BodyText"/>
              <w:spacing w:after="60"/>
              <w:rPr>
                <w:color w:val="FF0000"/>
              </w:rPr>
            </w:pPr>
            <w:r w:rsidRPr="00087E0A">
              <w:rPr>
                <w:color w:val="FF0000"/>
              </w:rPr>
              <w:t xml:space="preserve">This document is </w:t>
            </w:r>
            <w:r w:rsidR="00705F73" w:rsidRPr="00087E0A">
              <w:rPr>
                <w:color w:val="FF0000"/>
              </w:rPr>
              <w:t xml:space="preserve">used in </w:t>
            </w:r>
            <w:r w:rsidR="005C0EA0" w:rsidRPr="00087E0A">
              <w:rPr>
                <w:color w:val="FF0000"/>
              </w:rPr>
              <w:t xml:space="preserve">connection </w:t>
            </w:r>
            <w:r w:rsidR="00705F73" w:rsidRPr="00087E0A">
              <w:rPr>
                <w:color w:val="FF0000"/>
              </w:rPr>
              <w:t xml:space="preserve">with the </w:t>
            </w:r>
            <w:r w:rsidR="0073085E" w:rsidRPr="00087E0A">
              <w:rPr>
                <w:color w:val="FF0000"/>
              </w:rPr>
              <w:t>g</w:t>
            </w:r>
            <w:r w:rsidR="00134F61" w:rsidRPr="00087E0A">
              <w:rPr>
                <w:color w:val="FF0000"/>
              </w:rPr>
              <w:t xml:space="preserve">roup </w:t>
            </w:r>
            <w:r w:rsidR="0073085E" w:rsidRPr="00087E0A">
              <w:rPr>
                <w:color w:val="FF0000"/>
              </w:rPr>
              <w:t>a</w:t>
            </w:r>
            <w:r w:rsidR="00134F61" w:rsidRPr="00087E0A">
              <w:rPr>
                <w:color w:val="FF0000"/>
              </w:rPr>
              <w:t xml:space="preserve">udit </w:t>
            </w:r>
            <w:r w:rsidR="0073085E" w:rsidRPr="00087E0A">
              <w:rPr>
                <w:color w:val="FF0000"/>
              </w:rPr>
              <w:t>i</w:t>
            </w:r>
            <w:r w:rsidRPr="00087E0A">
              <w:rPr>
                <w:color w:val="FF0000"/>
              </w:rPr>
              <w:t xml:space="preserve">nstructions to communicate in more detail the type of work to be performed </w:t>
            </w:r>
            <w:r w:rsidR="00134F61" w:rsidRPr="00087E0A">
              <w:rPr>
                <w:color w:val="FF0000"/>
              </w:rPr>
              <w:t>by the component a</w:t>
            </w:r>
            <w:r w:rsidRPr="00087E0A">
              <w:rPr>
                <w:color w:val="FF0000"/>
              </w:rPr>
              <w:t xml:space="preserve">uditor. </w:t>
            </w:r>
            <w:r w:rsidR="00134F61" w:rsidRPr="00087E0A">
              <w:rPr>
                <w:color w:val="FF0000"/>
              </w:rPr>
              <w:t>There are four options:</w:t>
            </w:r>
          </w:p>
          <w:p w14:paraId="2B8A631C" w14:textId="612CEA20" w:rsidR="00705F73" w:rsidRPr="00087E0A" w:rsidRDefault="00705F73" w:rsidP="00604AFC">
            <w:pPr>
              <w:pStyle w:val="BodyText"/>
              <w:numPr>
                <w:ilvl w:val="0"/>
                <w:numId w:val="49"/>
              </w:numPr>
              <w:spacing w:after="60"/>
              <w:ind w:left="332" w:hanging="332"/>
              <w:rPr>
                <w:color w:val="FF0000"/>
              </w:rPr>
            </w:pPr>
            <w:r w:rsidRPr="00087E0A">
              <w:rPr>
                <w:rFonts w:ascii="Arial" w:hAnsi="Arial"/>
                <w:b/>
                <w:color w:val="FF0000"/>
                <w:sz w:val="20"/>
              </w:rPr>
              <w:t xml:space="preserve">Option 1: </w:t>
            </w:r>
            <w:r w:rsidR="00FC27FB" w:rsidRPr="00087E0A">
              <w:rPr>
                <w:color w:val="FF0000"/>
              </w:rPr>
              <w:t>A</w:t>
            </w:r>
            <w:r w:rsidR="00DB7DF1" w:rsidRPr="00087E0A">
              <w:rPr>
                <w:color w:val="FF0000"/>
              </w:rPr>
              <w:t>udit o</w:t>
            </w:r>
            <w:r w:rsidR="000226B6" w:rsidRPr="00087E0A">
              <w:rPr>
                <w:color w:val="FF0000"/>
              </w:rPr>
              <w:t>f financial information</w:t>
            </w:r>
          </w:p>
          <w:p w14:paraId="77090628" w14:textId="131EBC26" w:rsidR="00705F73" w:rsidRPr="00087E0A" w:rsidRDefault="00705F73" w:rsidP="00604AFC">
            <w:pPr>
              <w:pStyle w:val="BodyText"/>
              <w:numPr>
                <w:ilvl w:val="0"/>
                <w:numId w:val="49"/>
              </w:numPr>
              <w:spacing w:after="60"/>
              <w:ind w:left="332" w:hanging="332"/>
              <w:rPr>
                <w:color w:val="FF0000"/>
              </w:rPr>
            </w:pPr>
            <w:r w:rsidRPr="00087E0A">
              <w:rPr>
                <w:rFonts w:ascii="Arial" w:hAnsi="Arial"/>
                <w:b/>
                <w:color w:val="FF0000"/>
                <w:sz w:val="20"/>
              </w:rPr>
              <w:t>Option 2:</w:t>
            </w:r>
            <w:r w:rsidRPr="00087E0A">
              <w:rPr>
                <w:color w:val="FF0000"/>
              </w:rPr>
              <w:t xml:space="preserve"> </w:t>
            </w:r>
            <w:r w:rsidR="00FC27FB" w:rsidRPr="00087E0A">
              <w:rPr>
                <w:color w:val="FF0000"/>
              </w:rPr>
              <w:t>A</w:t>
            </w:r>
            <w:r w:rsidR="007D6EFA" w:rsidRPr="00087E0A">
              <w:rPr>
                <w:color w:val="FF0000"/>
              </w:rPr>
              <w:t xml:space="preserve">udit of one or more </w:t>
            </w:r>
            <w:r w:rsidR="00DB7DF1" w:rsidRPr="00087E0A">
              <w:rPr>
                <w:color w:val="FF0000"/>
              </w:rPr>
              <w:t>classes of transactions, ac</w:t>
            </w:r>
            <w:r w:rsidR="000226B6" w:rsidRPr="00087E0A">
              <w:rPr>
                <w:color w:val="FF0000"/>
              </w:rPr>
              <w:t>count balances, or disclosures</w:t>
            </w:r>
          </w:p>
          <w:p w14:paraId="303E1655" w14:textId="1D24AE36" w:rsidR="00705F73" w:rsidRPr="00087E0A" w:rsidRDefault="00705F73" w:rsidP="00604AFC">
            <w:pPr>
              <w:pStyle w:val="BodyText"/>
              <w:numPr>
                <w:ilvl w:val="0"/>
                <w:numId w:val="49"/>
              </w:numPr>
              <w:spacing w:after="60"/>
              <w:ind w:left="332" w:hanging="332"/>
              <w:rPr>
                <w:color w:val="FF0000"/>
              </w:rPr>
            </w:pPr>
            <w:r w:rsidRPr="00087E0A">
              <w:rPr>
                <w:rFonts w:ascii="Arial" w:hAnsi="Arial"/>
                <w:b/>
                <w:color w:val="FF0000"/>
                <w:sz w:val="20"/>
              </w:rPr>
              <w:t>Option 3:</w:t>
            </w:r>
            <w:r w:rsidRPr="00087E0A">
              <w:rPr>
                <w:color w:val="FF0000"/>
              </w:rPr>
              <w:t xml:space="preserve"> </w:t>
            </w:r>
            <w:r w:rsidR="00FC27FB" w:rsidRPr="00087E0A">
              <w:rPr>
                <w:color w:val="FF0000"/>
              </w:rPr>
              <w:t>S</w:t>
            </w:r>
            <w:r w:rsidR="000226B6" w:rsidRPr="00087E0A">
              <w:rPr>
                <w:color w:val="FF0000"/>
              </w:rPr>
              <w:t>pecified audit procedures</w:t>
            </w:r>
          </w:p>
          <w:p w14:paraId="58EB80A3" w14:textId="233C0E22" w:rsidR="00DB7DF1" w:rsidRPr="00087E0A" w:rsidRDefault="00705F73" w:rsidP="00604AFC">
            <w:pPr>
              <w:pStyle w:val="BodyText"/>
              <w:numPr>
                <w:ilvl w:val="0"/>
                <w:numId w:val="49"/>
              </w:numPr>
              <w:spacing w:after="60"/>
              <w:ind w:left="332" w:hanging="332"/>
              <w:rPr>
                <w:color w:val="FF0000"/>
              </w:rPr>
            </w:pPr>
            <w:r w:rsidRPr="00087E0A">
              <w:rPr>
                <w:rFonts w:ascii="Arial" w:hAnsi="Arial"/>
                <w:b/>
                <w:color w:val="FF0000"/>
                <w:sz w:val="20"/>
              </w:rPr>
              <w:t>Option 4:</w:t>
            </w:r>
            <w:r w:rsidRPr="00087E0A">
              <w:rPr>
                <w:color w:val="FF0000"/>
              </w:rPr>
              <w:t xml:space="preserve"> </w:t>
            </w:r>
            <w:r w:rsidR="00FC27FB" w:rsidRPr="00087E0A">
              <w:rPr>
                <w:color w:val="FF0000"/>
              </w:rPr>
              <w:t>R</w:t>
            </w:r>
            <w:r w:rsidR="00DB7DF1" w:rsidRPr="00087E0A">
              <w:rPr>
                <w:color w:val="FF0000"/>
              </w:rPr>
              <w:t xml:space="preserve">eview of financial information. </w:t>
            </w:r>
          </w:p>
          <w:p w14:paraId="5DB2CB2C" w14:textId="242E0BC4" w:rsidR="00134F61" w:rsidRPr="00087E0A" w:rsidRDefault="00FC27FB" w:rsidP="00F25AE2">
            <w:pPr>
              <w:pStyle w:val="BodyText"/>
              <w:spacing w:after="60"/>
              <w:rPr>
                <w:color w:val="FF0000"/>
              </w:rPr>
            </w:pPr>
            <w:r w:rsidRPr="00087E0A">
              <w:rPr>
                <w:color w:val="FF0000"/>
              </w:rPr>
              <w:t xml:space="preserve">Based on the </w:t>
            </w:r>
            <w:r w:rsidRPr="00087E0A">
              <w:rPr>
                <w:b/>
                <w:color w:val="FF0000"/>
              </w:rPr>
              <w:t>Component Significance and Scoping</w:t>
            </w:r>
            <w:r w:rsidRPr="00087E0A">
              <w:rPr>
                <w:color w:val="FF0000"/>
              </w:rPr>
              <w:t xml:space="preserve"> template, s</w:t>
            </w:r>
            <w:r w:rsidR="00134F61" w:rsidRPr="00087E0A">
              <w:rPr>
                <w:color w:val="FF0000"/>
              </w:rPr>
              <w:t xml:space="preserve">elect </w:t>
            </w:r>
            <w:r w:rsidRPr="00087E0A">
              <w:rPr>
                <w:color w:val="FF0000"/>
              </w:rPr>
              <w:t xml:space="preserve">and tailor </w:t>
            </w:r>
            <w:r w:rsidR="00134F61" w:rsidRPr="00087E0A">
              <w:rPr>
                <w:color w:val="FF0000"/>
              </w:rPr>
              <w:t xml:space="preserve">the </w:t>
            </w:r>
            <w:r w:rsidRPr="00087E0A">
              <w:rPr>
                <w:color w:val="FF0000"/>
              </w:rPr>
              <w:t>applicable</w:t>
            </w:r>
            <w:r w:rsidR="00134F61" w:rsidRPr="00087E0A">
              <w:rPr>
                <w:color w:val="FF0000"/>
              </w:rPr>
              <w:t xml:space="preserve"> </w:t>
            </w:r>
            <w:r w:rsidRPr="00087E0A">
              <w:rPr>
                <w:color w:val="FF0000"/>
              </w:rPr>
              <w:t xml:space="preserve">option(s) as instructed. </w:t>
            </w:r>
            <w:r w:rsidR="005C0EA0" w:rsidRPr="00087E0A">
              <w:rPr>
                <w:color w:val="FF0000"/>
              </w:rPr>
              <w:t xml:space="preserve">Provide the component auditor with </w:t>
            </w:r>
            <w:r w:rsidRPr="00087E0A">
              <w:rPr>
                <w:color w:val="FF0000"/>
              </w:rPr>
              <w:t xml:space="preserve">the appropriately tailored option </w:t>
            </w:r>
            <w:r w:rsidR="005C0EA0" w:rsidRPr="00087E0A">
              <w:rPr>
                <w:color w:val="FF0000"/>
              </w:rPr>
              <w:t xml:space="preserve">along with </w:t>
            </w:r>
            <w:r w:rsidRPr="00087E0A">
              <w:rPr>
                <w:color w:val="FF0000"/>
              </w:rPr>
              <w:t xml:space="preserve">the </w:t>
            </w:r>
            <w:r w:rsidR="0073085E" w:rsidRPr="00087E0A">
              <w:rPr>
                <w:color w:val="FF0000"/>
              </w:rPr>
              <w:t>g</w:t>
            </w:r>
            <w:r w:rsidR="00F25AE2" w:rsidRPr="00087E0A">
              <w:rPr>
                <w:color w:val="FF0000"/>
              </w:rPr>
              <w:t xml:space="preserve">roup </w:t>
            </w:r>
            <w:r w:rsidR="0073085E" w:rsidRPr="00087E0A">
              <w:rPr>
                <w:color w:val="FF0000"/>
              </w:rPr>
              <w:t>a</w:t>
            </w:r>
            <w:r w:rsidR="00F25AE2" w:rsidRPr="00087E0A">
              <w:rPr>
                <w:color w:val="FF0000"/>
              </w:rPr>
              <w:t xml:space="preserve">udit </w:t>
            </w:r>
            <w:r w:rsidR="0073085E" w:rsidRPr="00087E0A">
              <w:rPr>
                <w:color w:val="FF0000"/>
              </w:rPr>
              <w:t>i</w:t>
            </w:r>
            <w:r w:rsidR="00F25AE2" w:rsidRPr="00087E0A">
              <w:rPr>
                <w:color w:val="FF0000"/>
              </w:rPr>
              <w:t>nstructions.</w:t>
            </w:r>
            <w:r w:rsidR="00CB242C" w:rsidRPr="00087E0A">
              <w:rPr>
                <w:color w:val="FF0000"/>
              </w:rPr>
              <w:t xml:space="preserve"> Accordingly, this may result in several, separate documents.</w:t>
            </w:r>
          </w:p>
          <w:p w14:paraId="2F294EA5" w14:textId="158616DA" w:rsidR="002C234E" w:rsidRPr="00087E0A" w:rsidRDefault="002C234E" w:rsidP="00F25AE2">
            <w:pPr>
              <w:pStyle w:val="BodyText"/>
              <w:spacing w:after="60"/>
              <w:rPr>
                <w:color w:val="FF0000"/>
              </w:rPr>
            </w:pPr>
            <w:r w:rsidRPr="00087E0A">
              <w:rPr>
                <w:color w:val="FF0000"/>
              </w:rPr>
              <w:t>This document may be modified, for example, to also include specific legal</w:t>
            </w:r>
            <w:r w:rsidR="00F52365" w:rsidRPr="00087E0A">
              <w:rPr>
                <w:color w:val="FF0000"/>
              </w:rPr>
              <w:t>,</w:t>
            </w:r>
            <w:r w:rsidRPr="00087E0A">
              <w:rPr>
                <w:color w:val="FF0000"/>
              </w:rPr>
              <w:t xml:space="preserve"> regulatory</w:t>
            </w:r>
            <w:r w:rsidR="00F52365" w:rsidRPr="00087E0A">
              <w:rPr>
                <w:color w:val="FF0000"/>
              </w:rPr>
              <w:t>, or other</w:t>
            </w:r>
            <w:r w:rsidRPr="00087E0A">
              <w:rPr>
                <w:color w:val="FF0000"/>
              </w:rPr>
              <w:t xml:space="preserve"> requirements applicable to the audit of the group financial statements and the component auditor’s work</w:t>
            </w:r>
            <w:r w:rsidR="00F52365" w:rsidRPr="00087E0A">
              <w:rPr>
                <w:color w:val="FF0000"/>
              </w:rPr>
              <w:t xml:space="preserve"> (for example, a prohibition on us</w:t>
            </w:r>
            <w:r w:rsidR="0073085E" w:rsidRPr="00087E0A">
              <w:rPr>
                <w:color w:val="FF0000"/>
              </w:rPr>
              <w:t>ing</w:t>
            </w:r>
            <w:r w:rsidR="00F52365" w:rsidRPr="00087E0A">
              <w:rPr>
                <w:color w:val="FF0000"/>
              </w:rPr>
              <w:t xml:space="preserve"> internal auditors to provide direct assistance) or to include matters that are common in a particular jurisdiction (for example, a request to provide a component auditor’s report)</w:t>
            </w:r>
            <w:r w:rsidRPr="00087E0A">
              <w:rPr>
                <w:color w:val="FF0000"/>
              </w:rPr>
              <w:t>.</w:t>
            </w:r>
          </w:p>
          <w:p w14:paraId="5EBAECDA" w14:textId="77777777" w:rsidR="00160234" w:rsidRPr="00087E0A" w:rsidRDefault="006828C9" w:rsidP="008D3AE4">
            <w:pPr>
              <w:pStyle w:val="BodyText"/>
              <w:spacing w:after="60"/>
              <w:rPr>
                <w:color w:val="FF0000"/>
              </w:rPr>
            </w:pPr>
            <w:r w:rsidRPr="00087E0A">
              <w:rPr>
                <w:color w:val="FF0000"/>
              </w:rPr>
              <w:t xml:space="preserve">Delete all instructional </w:t>
            </w:r>
            <w:r w:rsidR="009B7F62" w:rsidRPr="00087E0A">
              <w:rPr>
                <w:color w:val="FF0000"/>
              </w:rPr>
              <w:t>notes</w:t>
            </w:r>
            <w:r w:rsidRPr="00087E0A">
              <w:rPr>
                <w:color w:val="FF0000"/>
              </w:rPr>
              <w:t xml:space="preserve"> </w:t>
            </w:r>
            <w:r w:rsidR="002C700E" w:rsidRPr="00087E0A">
              <w:rPr>
                <w:color w:val="FF0000"/>
              </w:rPr>
              <w:t xml:space="preserve">to the group engagement team </w:t>
            </w:r>
            <w:r w:rsidRPr="00087E0A">
              <w:rPr>
                <w:color w:val="FF0000"/>
              </w:rPr>
              <w:t>prior to sending to the component auditor.</w:t>
            </w:r>
          </w:p>
        </w:tc>
      </w:tr>
    </w:tbl>
    <w:p w14:paraId="32ADB86C" w14:textId="77777777" w:rsidR="00F222F5" w:rsidRPr="00087E0A" w:rsidRDefault="00F222F5" w:rsidP="006541C7">
      <w:pPr>
        <w:pStyle w:val="Heading2"/>
        <w:spacing w:after="60" w:line="280" w:lineRule="atLeast"/>
        <w:rPr>
          <w:rFonts w:ascii="Garamond" w:hAnsi="Garamond"/>
          <w:color w:val="FF0000"/>
          <w:kern w:val="0"/>
          <w:sz w:val="22"/>
          <w:szCs w:val="20"/>
        </w:rPr>
      </w:pPr>
    </w:p>
    <w:p w14:paraId="4D88E4D2" w14:textId="77777777" w:rsidR="00295869" w:rsidRPr="00087E0A" w:rsidRDefault="00295869">
      <w:pPr>
        <w:rPr>
          <w:rFonts w:ascii="Arial Black" w:hAnsi="Arial Black"/>
          <w:bCs/>
          <w:color w:val="FF0000"/>
          <w:kern w:val="32"/>
          <w:sz w:val="40"/>
          <w:szCs w:val="40"/>
        </w:rPr>
      </w:pPr>
      <w:r w:rsidRPr="00087E0A">
        <w:rPr>
          <w:color w:val="FF0000"/>
          <w:sz w:val="40"/>
          <w:szCs w:val="40"/>
        </w:rPr>
        <w:br w:type="page"/>
      </w:r>
    </w:p>
    <w:p w14:paraId="17BF211C" w14:textId="77777777" w:rsidR="00F222F5" w:rsidRPr="00087E0A" w:rsidRDefault="00F222F5" w:rsidP="00FC27FB">
      <w:pPr>
        <w:pStyle w:val="Heading1"/>
        <w:spacing w:after="284"/>
        <w:rPr>
          <w:color w:val="FF0000"/>
          <w:sz w:val="40"/>
          <w:szCs w:val="40"/>
        </w:rPr>
      </w:pPr>
      <w:r w:rsidRPr="00087E0A">
        <w:rPr>
          <w:color w:val="FF0000"/>
          <w:sz w:val="40"/>
          <w:szCs w:val="40"/>
        </w:rPr>
        <w:lastRenderedPageBreak/>
        <w:t xml:space="preserve">Option 1: Audit of </w:t>
      </w:r>
      <w:r w:rsidR="001A6FA9" w:rsidRPr="00087E0A">
        <w:rPr>
          <w:color w:val="FF0000"/>
          <w:sz w:val="40"/>
          <w:szCs w:val="40"/>
        </w:rPr>
        <w:t>financial i</w:t>
      </w:r>
      <w:r w:rsidRPr="00087E0A">
        <w:rPr>
          <w:color w:val="FF0000"/>
          <w:sz w:val="40"/>
          <w:szCs w:val="40"/>
        </w:rPr>
        <w:t>nformation</w:t>
      </w:r>
    </w:p>
    <w:p w14:paraId="1A65FA54" w14:textId="77777777" w:rsidR="00B178C3" w:rsidRPr="00087E0A" w:rsidRDefault="00B178C3" w:rsidP="00B178C3">
      <w:pPr>
        <w:pStyle w:val="BodyText"/>
        <w:rPr>
          <w:color w:val="000000" w:themeColor="text1"/>
        </w:rPr>
      </w:pPr>
      <w:r w:rsidRPr="00087E0A">
        <w:rPr>
          <w:color w:val="000000" w:themeColor="text1"/>
        </w:rPr>
        <w:t xml:space="preserve">In accordance with the </w:t>
      </w:r>
      <w:r w:rsidRPr="00087E0A">
        <w:rPr>
          <w:b/>
          <w:color w:val="000000" w:themeColor="text1"/>
        </w:rPr>
        <w:t>Group Audit Instructions</w:t>
      </w:r>
      <w:r w:rsidRPr="00087E0A">
        <w:rPr>
          <w:color w:val="000000" w:themeColor="text1"/>
        </w:rPr>
        <w:t xml:space="preserve">, </w:t>
      </w:r>
      <w:r w:rsidR="00295869" w:rsidRPr="00087E0A">
        <w:rPr>
          <w:color w:val="000000" w:themeColor="text1"/>
        </w:rPr>
        <w:t>you are</w:t>
      </w:r>
      <w:r w:rsidRPr="00087E0A">
        <w:rPr>
          <w:color w:val="000000" w:themeColor="text1"/>
        </w:rPr>
        <w:t xml:space="preserve"> being requested to perform an </w:t>
      </w:r>
      <w:r w:rsidRPr="00087E0A">
        <w:rPr>
          <w:b/>
          <w:color w:val="000000" w:themeColor="text1"/>
        </w:rPr>
        <w:t>audit of financial information</w:t>
      </w:r>
      <w:r w:rsidRPr="00087E0A">
        <w:rPr>
          <w:color w:val="000000" w:themeColor="text1"/>
        </w:rPr>
        <w:t xml:space="preserve">.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72495" w:rsidRPr="00087E0A" w14:paraId="312F471F" w14:textId="77777777" w:rsidTr="00604AFC">
        <w:tc>
          <w:tcPr>
            <w:tcW w:w="9080" w:type="dxa"/>
          </w:tcPr>
          <w:p w14:paraId="5541231C" w14:textId="77777777" w:rsidR="00172495" w:rsidRPr="00087E0A" w:rsidRDefault="00172495" w:rsidP="0058409C">
            <w:pPr>
              <w:pStyle w:val="Heading2"/>
              <w:rPr>
                <w:color w:val="FF0000"/>
              </w:rPr>
            </w:pPr>
            <w:r w:rsidRPr="00087E0A">
              <w:rPr>
                <w:color w:val="FF0000"/>
              </w:rPr>
              <w:t>Instructional Note to Group Engagement Team</w:t>
            </w:r>
          </w:p>
          <w:p w14:paraId="3EECC4A9" w14:textId="06F26EF3" w:rsidR="00172495" w:rsidRPr="00087E0A" w:rsidRDefault="002878E4" w:rsidP="0058409C">
            <w:pPr>
              <w:pStyle w:val="BodyText"/>
              <w:spacing w:after="60"/>
              <w:rPr>
                <w:color w:val="FF0000"/>
              </w:rPr>
            </w:pPr>
            <w:r w:rsidRPr="00087E0A">
              <w:rPr>
                <w:color w:val="FF0000"/>
              </w:rPr>
              <w:t>The</w:t>
            </w:r>
            <w:r w:rsidR="00172495" w:rsidRPr="00087E0A">
              <w:rPr>
                <w:color w:val="FF0000"/>
              </w:rPr>
              <w:t xml:space="preserve"> following </w:t>
            </w:r>
            <w:r w:rsidRPr="00087E0A">
              <w:rPr>
                <w:color w:val="FF0000"/>
              </w:rPr>
              <w:t xml:space="preserve">“Professional standards” section is used to communicate the professional standards to be applied by the component auditor for the audit of the component’s financial information. </w:t>
            </w:r>
            <w:r w:rsidR="00172495" w:rsidRPr="00087E0A">
              <w:rPr>
                <w:color w:val="FF0000"/>
              </w:rPr>
              <w:t>There are two options:</w:t>
            </w:r>
          </w:p>
          <w:p w14:paraId="1C4158EB" w14:textId="77777777" w:rsidR="006913D7" w:rsidRPr="00087E0A" w:rsidRDefault="006913D7" w:rsidP="006913D7">
            <w:pPr>
              <w:pStyle w:val="BodyText"/>
              <w:numPr>
                <w:ilvl w:val="0"/>
                <w:numId w:val="38"/>
              </w:numPr>
              <w:spacing w:after="60"/>
              <w:ind w:left="332" w:hanging="332"/>
              <w:rPr>
                <w:color w:val="FF0000"/>
              </w:rPr>
            </w:pPr>
            <w:r w:rsidRPr="00087E0A">
              <w:rPr>
                <w:rFonts w:ascii="Arial" w:hAnsi="Arial"/>
                <w:b/>
                <w:color w:val="FF0000"/>
                <w:sz w:val="20"/>
              </w:rPr>
              <w:t xml:space="preserve">Option </w:t>
            </w:r>
            <w:r w:rsidR="00855FDB" w:rsidRPr="00087E0A">
              <w:rPr>
                <w:rFonts w:ascii="Arial" w:hAnsi="Arial"/>
                <w:b/>
                <w:color w:val="FF0000"/>
                <w:sz w:val="20"/>
              </w:rPr>
              <w:t>A</w:t>
            </w:r>
            <w:r w:rsidRPr="00087E0A">
              <w:rPr>
                <w:rFonts w:ascii="Arial" w:hAnsi="Arial"/>
                <w:b/>
                <w:color w:val="FF0000"/>
                <w:sz w:val="20"/>
              </w:rPr>
              <w:t>:</w:t>
            </w:r>
            <w:r w:rsidRPr="00087E0A">
              <w:rPr>
                <w:color w:val="FF0000"/>
                <w:sz w:val="20"/>
              </w:rPr>
              <w:t xml:space="preserve"> </w:t>
            </w:r>
            <w:r w:rsidRPr="00087E0A">
              <w:rPr>
                <w:color w:val="FF0000"/>
              </w:rPr>
              <w:t>This option is used when the component auditor is being requested to perform their work in accordance with the standards applicable to the group audit</w:t>
            </w:r>
            <w:r w:rsidR="002C700E" w:rsidRPr="00087E0A">
              <w:rPr>
                <w:color w:val="FF0000"/>
              </w:rPr>
              <w:t xml:space="preserve"> (for example, the group engagement team and the component auditor are both applying International Standards on Auditing or they are both applying the same jurisdictional standards)</w:t>
            </w:r>
            <w:r w:rsidRPr="00087E0A">
              <w:rPr>
                <w:color w:val="FF0000"/>
              </w:rPr>
              <w:t xml:space="preserve">. </w:t>
            </w:r>
          </w:p>
          <w:p w14:paraId="11FCFAD4" w14:textId="77777777" w:rsidR="00172495" w:rsidRPr="00087E0A" w:rsidRDefault="006913D7" w:rsidP="00AC48BC">
            <w:pPr>
              <w:pStyle w:val="BodyText"/>
              <w:numPr>
                <w:ilvl w:val="0"/>
                <w:numId w:val="38"/>
              </w:numPr>
              <w:spacing w:after="60"/>
              <w:ind w:left="308" w:hanging="284"/>
              <w:rPr>
                <w:color w:val="FF0000"/>
              </w:rPr>
            </w:pPr>
            <w:r w:rsidRPr="00087E0A">
              <w:rPr>
                <w:rFonts w:ascii="Arial" w:hAnsi="Arial"/>
                <w:b/>
                <w:color w:val="FF0000"/>
                <w:sz w:val="20"/>
              </w:rPr>
              <w:t xml:space="preserve">Option </w:t>
            </w:r>
            <w:r w:rsidR="00855FDB" w:rsidRPr="00087E0A">
              <w:rPr>
                <w:rFonts w:ascii="Arial" w:hAnsi="Arial"/>
                <w:b/>
                <w:color w:val="FF0000"/>
                <w:sz w:val="20"/>
              </w:rPr>
              <w:t>B</w:t>
            </w:r>
            <w:r w:rsidRPr="00087E0A">
              <w:rPr>
                <w:rFonts w:ascii="Arial" w:hAnsi="Arial"/>
                <w:b/>
                <w:color w:val="FF0000"/>
                <w:sz w:val="20"/>
              </w:rPr>
              <w:t>:</w:t>
            </w:r>
            <w:r w:rsidRPr="00087E0A">
              <w:rPr>
                <w:color w:val="FF0000"/>
              </w:rPr>
              <w:t xml:space="preserve"> This option is used when the group audit is performed in accordance with jurisdictional standards applicable to the group audit</w:t>
            </w:r>
            <w:r w:rsidR="002C700E" w:rsidRPr="00087E0A">
              <w:rPr>
                <w:color w:val="FF0000"/>
              </w:rPr>
              <w:t xml:space="preserve"> (for example, auditing standards applicable in country X)</w:t>
            </w:r>
            <w:r w:rsidRPr="00087E0A">
              <w:rPr>
                <w:color w:val="FF0000"/>
              </w:rPr>
              <w:t>, but the component auditor has been requested to perform their work in accordance with International Standards on Auditing.</w:t>
            </w:r>
            <w:r w:rsidR="00172495" w:rsidRPr="00087E0A">
              <w:rPr>
                <w:color w:val="FF0000"/>
              </w:rPr>
              <w:t xml:space="preserve"> </w:t>
            </w:r>
          </w:p>
        </w:tc>
      </w:tr>
    </w:tbl>
    <w:p w14:paraId="4CEEED5F" w14:textId="77777777" w:rsidR="00E121C9" w:rsidRDefault="00E121C9" w:rsidP="00172495">
      <w:pPr>
        <w:pStyle w:val="Heading2"/>
      </w:pPr>
    </w:p>
    <w:p w14:paraId="7DC83B43" w14:textId="77777777" w:rsidR="00172495" w:rsidRPr="00087E0A" w:rsidRDefault="00172495" w:rsidP="00172495">
      <w:pPr>
        <w:pStyle w:val="Heading2"/>
        <w:rPr>
          <w:rFonts w:ascii="Garamond" w:hAnsi="Garamond"/>
          <w:color w:val="FF0000"/>
          <w:kern w:val="0"/>
          <w:sz w:val="22"/>
          <w:szCs w:val="20"/>
        </w:rPr>
      </w:pPr>
      <w:r w:rsidRPr="00087E0A">
        <w:t>Professional standards</w:t>
      </w:r>
    </w:p>
    <w:p w14:paraId="059672BA" w14:textId="77777777" w:rsidR="00172495" w:rsidRPr="00087E0A" w:rsidRDefault="00172495" w:rsidP="00172495">
      <w:pPr>
        <w:pStyle w:val="BodyText"/>
        <w:spacing w:after="0"/>
        <w:rPr>
          <w:color w:val="FF0000"/>
        </w:rPr>
      </w:pPr>
      <w:r w:rsidRPr="00087E0A">
        <w:rPr>
          <w:color w:val="FF0000"/>
        </w:rPr>
        <w:t xml:space="preserve">[Option </w:t>
      </w:r>
      <w:r w:rsidR="00855FDB" w:rsidRPr="00087E0A">
        <w:rPr>
          <w:color w:val="FF0000"/>
        </w:rPr>
        <w:t>A</w:t>
      </w:r>
      <w:r w:rsidRPr="00087E0A">
        <w:rPr>
          <w:color w:val="FF0000"/>
        </w:rPr>
        <w:t>]</w:t>
      </w:r>
    </w:p>
    <w:p w14:paraId="77BC06EF" w14:textId="77777777" w:rsidR="00172495" w:rsidRPr="00087E0A" w:rsidRDefault="00172495" w:rsidP="00172495">
      <w:pPr>
        <w:pStyle w:val="BodyText"/>
        <w:rPr>
          <w:rFonts w:cs="TimesNewRomanPSMT"/>
          <w:szCs w:val="22"/>
        </w:rPr>
      </w:pPr>
      <w:r w:rsidRPr="00087E0A">
        <w:rPr>
          <w:rFonts w:cs="TimesNewRomanPSMT"/>
          <w:szCs w:val="22"/>
        </w:rPr>
        <w:t xml:space="preserve">As indicated in the </w:t>
      </w:r>
      <w:r w:rsidRPr="00087E0A">
        <w:rPr>
          <w:rFonts w:cs="TimesNewRomanPSMT"/>
          <w:b/>
          <w:szCs w:val="22"/>
        </w:rPr>
        <w:t>Group Audit Instructions</w:t>
      </w:r>
      <w:r w:rsidRPr="00087E0A">
        <w:rPr>
          <w:rFonts w:cs="TimesNewRomanPSMT"/>
          <w:szCs w:val="22"/>
        </w:rPr>
        <w:t xml:space="preserve">, the audit of the Group Financial Statements will be performed in accordance with International Standards on Auditing </w:t>
      </w:r>
      <w:r w:rsidRPr="00087E0A">
        <w:rPr>
          <w:color w:val="FF0000"/>
        </w:rPr>
        <w:t>(alternatively, identify jurisdictional standards applicable to the group audit)</w:t>
      </w:r>
      <w:r w:rsidRPr="00087E0A">
        <w:rPr>
          <w:color w:val="0000FF"/>
        </w:rPr>
        <w:t>.</w:t>
      </w:r>
      <w:r w:rsidRPr="00087E0A">
        <w:rPr>
          <w:rFonts w:cs="TimesNewRomanPSMT"/>
          <w:szCs w:val="22"/>
        </w:rPr>
        <w:t xml:space="preserve"> We expect you to perform and document your work in accordance therewith</w:t>
      </w:r>
      <w:r w:rsidR="006913D7" w:rsidRPr="00087E0A">
        <w:rPr>
          <w:rFonts w:cs="TimesNewRomanPSMT"/>
          <w:szCs w:val="22"/>
        </w:rPr>
        <w:t xml:space="preserve"> to the extent directed by the </w:t>
      </w:r>
      <w:r w:rsidR="006913D7" w:rsidRPr="00087E0A">
        <w:rPr>
          <w:rFonts w:cs="TimesNewRomanPSMT"/>
          <w:b/>
          <w:szCs w:val="22"/>
        </w:rPr>
        <w:t>Group Audit Instructions</w:t>
      </w:r>
      <w:r w:rsidRPr="00087E0A">
        <w:rPr>
          <w:rFonts w:cs="TimesNewRomanPSMT"/>
          <w:szCs w:val="22"/>
        </w:rPr>
        <w:t xml:space="preserve">. </w:t>
      </w:r>
    </w:p>
    <w:p w14:paraId="0362F5F7" w14:textId="77777777" w:rsidR="006913D7" w:rsidRPr="00087E0A" w:rsidRDefault="006913D7" w:rsidP="006913D7">
      <w:pPr>
        <w:pStyle w:val="BodyText"/>
        <w:spacing w:after="0"/>
        <w:rPr>
          <w:rFonts w:cs="TimesNewRomanPSMT"/>
          <w:color w:val="FF0000"/>
          <w:szCs w:val="22"/>
        </w:rPr>
      </w:pPr>
      <w:r w:rsidRPr="00087E0A">
        <w:rPr>
          <w:rFonts w:cs="TimesNewRomanPSMT"/>
          <w:color w:val="FF0000"/>
          <w:szCs w:val="22"/>
        </w:rPr>
        <w:t xml:space="preserve">[Option </w:t>
      </w:r>
      <w:r w:rsidR="00855FDB" w:rsidRPr="00087E0A">
        <w:rPr>
          <w:rFonts w:cs="TimesNewRomanPSMT"/>
          <w:color w:val="FF0000"/>
          <w:szCs w:val="22"/>
        </w:rPr>
        <w:t>B</w:t>
      </w:r>
      <w:r w:rsidRPr="00087E0A">
        <w:rPr>
          <w:rFonts w:cs="TimesNewRomanPSMT"/>
          <w:color w:val="FF0000"/>
          <w:szCs w:val="22"/>
        </w:rPr>
        <w:t>]</w:t>
      </w:r>
    </w:p>
    <w:p w14:paraId="0682B104" w14:textId="77777777" w:rsidR="009058BD" w:rsidRPr="00087E0A" w:rsidRDefault="006913D7" w:rsidP="00172495">
      <w:pPr>
        <w:pStyle w:val="BodyText"/>
        <w:rPr>
          <w:rFonts w:cs="TimesNewRomanPSMT"/>
          <w:color w:val="FF0000"/>
          <w:szCs w:val="22"/>
        </w:rPr>
      </w:pPr>
      <w:r w:rsidRPr="00087E0A">
        <w:t xml:space="preserve">As indicated in the </w:t>
      </w:r>
      <w:r w:rsidRPr="00087E0A">
        <w:rPr>
          <w:b/>
        </w:rPr>
        <w:t>Group Audit Instructions</w:t>
      </w:r>
      <w:r w:rsidRPr="00087E0A">
        <w:t xml:space="preserve">, the </w:t>
      </w:r>
      <w:r w:rsidRPr="00087E0A">
        <w:rPr>
          <w:rFonts w:cs="TimesNewRomanPSMT"/>
          <w:szCs w:val="22"/>
        </w:rPr>
        <w:t xml:space="preserve">audit of the Group Financial Statements </w:t>
      </w:r>
      <w:r w:rsidRPr="00087E0A">
        <w:t xml:space="preserve">is being performed in accordance with </w:t>
      </w:r>
      <w:r w:rsidRPr="00087E0A">
        <w:rPr>
          <w:color w:val="FF0000"/>
        </w:rPr>
        <w:t>(identify jurisdictional standards applicable to the group audit)</w:t>
      </w:r>
      <w:r w:rsidRPr="00087E0A">
        <w:t xml:space="preserve">. </w:t>
      </w:r>
      <w:r w:rsidRPr="00087E0A">
        <w:rPr>
          <w:rFonts w:cs="TimesNewRomanPSMT"/>
          <w:szCs w:val="22"/>
        </w:rPr>
        <w:t xml:space="preserve">We expect you to perform and document your work in accordance with the </w:t>
      </w:r>
      <w:r w:rsidRPr="00087E0A">
        <w:rPr>
          <w:rFonts w:cs="TimesNewRomanPSMT"/>
          <w:b/>
          <w:szCs w:val="22"/>
        </w:rPr>
        <w:t>Group Audit Instructions</w:t>
      </w:r>
      <w:r w:rsidRPr="00087E0A">
        <w:rPr>
          <w:rFonts w:cs="TimesNewRomanPSMT"/>
          <w:szCs w:val="22"/>
        </w:rPr>
        <w:t xml:space="preserve"> and, </w:t>
      </w:r>
      <w:r w:rsidRPr="00087E0A">
        <w:t>to the extent directed therein,</w:t>
      </w:r>
      <w:r w:rsidRPr="00087E0A">
        <w:rPr>
          <w:rFonts w:cs="TimesNewRomanPSMT"/>
          <w:szCs w:val="22"/>
        </w:rPr>
        <w:t xml:space="preserve"> with </w:t>
      </w:r>
      <w:r w:rsidRPr="00087E0A">
        <w:t>International Standards on Auditing.</w:t>
      </w:r>
      <w:r w:rsidRPr="00087E0A" w:rsidDel="006913D7">
        <w:rPr>
          <w:rFonts w:cs="TimesNewRomanPSMT"/>
          <w:color w:val="FF0000"/>
          <w:szCs w:val="22"/>
        </w:rPr>
        <w:t xml:space="preserve"> </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878E4" w:rsidRPr="00087E0A" w14:paraId="2B20CC23" w14:textId="77777777" w:rsidTr="00BE2EFE">
        <w:tc>
          <w:tcPr>
            <w:tcW w:w="9090" w:type="dxa"/>
          </w:tcPr>
          <w:p w14:paraId="25F9418C" w14:textId="77777777" w:rsidR="002878E4" w:rsidRPr="00087E0A" w:rsidRDefault="002878E4" w:rsidP="00BE2EFE">
            <w:pPr>
              <w:pStyle w:val="Heading2"/>
              <w:rPr>
                <w:color w:val="FF0000"/>
              </w:rPr>
            </w:pPr>
            <w:r w:rsidRPr="00087E0A">
              <w:rPr>
                <w:color w:val="FF0000"/>
              </w:rPr>
              <w:t>Instructional Note to Group Engagement Team</w:t>
            </w:r>
          </w:p>
          <w:p w14:paraId="6654530D" w14:textId="77777777" w:rsidR="002878E4" w:rsidRPr="00087E0A" w:rsidRDefault="002878E4" w:rsidP="00BE2EFE">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 than the group engagement team, include and appropriately tailor the following paragraph</w:t>
            </w:r>
            <w:r w:rsidR="00C22A49" w:rsidRPr="00087E0A">
              <w:rPr>
                <w:color w:val="FF0000"/>
              </w:rPr>
              <w:t xml:space="preserve"> as part of Option B</w:t>
            </w:r>
            <w:r w:rsidRPr="00087E0A">
              <w:rPr>
                <w:color w:val="FF0000"/>
              </w:rPr>
              <w:t>. The following paragraph need not, but may, be included when the component auditor is registered with regulatory authorities in the group engagement team’s jurisdiction, and the group audit is subject to the requirements of such regulatory authorities.</w:t>
            </w:r>
          </w:p>
          <w:p w14:paraId="4C030698" w14:textId="1E7CEF44" w:rsidR="002878E4" w:rsidRPr="00087E0A" w:rsidRDefault="002878E4" w:rsidP="00025142">
            <w:pPr>
              <w:pStyle w:val="BodyText"/>
              <w:spacing w:after="60"/>
              <w:rPr>
                <w:color w:val="FF0000"/>
              </w:rPr>
            </w:pPr>
            <w:r w:rsidRPr="00087E0A">
              <w:rPr>
                <w:color w:val="FF0000"/>
              </w:rPr>
              <w:t>The second sentence assumes that there are incremental requirements (</w:t>
            </w:r>
            <w:r w:rsidR="00025142" w:rsidRPr="00087E0A">
              <w:rPr>
                <w:color w:val="FF0000"/>
              </w:rPr>
              <w:t>for example,</w:t>
            </w:r>
            <w:r w:rsidRPr="00087E0A">
              <w:rPr>
                <w:color w:val="FF0000"/>
              </w:rPr>
              <w:t xml:space="preserve"> specific </w:t>
            </w:r>
            <w:r w:rsidR="00214B21" w:rsidRPr="00087E0A">
              <w:rPr>
                <w:color w:val="FF0000"/>
              </w:rPr>
              <w:t xml:space="preserve">requirements relating to </w:t>
            </w:r>
            <w:r w:rsidR="00C22A49" w:rsidRPr="00087E0A">
              <w:rPr>
                <w:color w:val="FF0000"/>
              </w:rPr>
              <w:t xml:space="preserve">fraud or </w:t>
            </w:r>
            <w:r w:rsidR="00214B21" w:rsidRPr="00087E0A">
              <w:rPr>
                <w:color w:val="FF0000"/>
              </w:rPr>
              <w:t>laws and regulations</w:t>
            </w:r>
            <w:r w:rsidR="00C22A49" w:rsidRPr="00087E0A">
              <w:rPr>
                <w:color w:val="FF0000"/>
              </w:rPr>
              <w:t>,</w:t>
            </w:r>
            <w:r w:rsidR="00214B21" w:rsidRPr="00087E0A">
              <w:rPr>
                <w:color w:val="FF0000"/>
              </w:rPr>
              <w:t xml:space="preserve"> or restrictions related to the group audit, such as restrictions in certain jurisdictions related to using internal auditors to provide direct assistance</w:t>
            </w:r>
            <w:r w:rsidRPr="00087E0A">
              <w:rPr>
                <w:color w:val="FF0000"/>
              </w:rPr>
              <w:t xml:space="preserve">) in the group engagement team’s jurisdiction in comparison to </w:t>
            </w:r>
            <w:r w:rsidR="00214B21" w:rsidRPr="00087E0A">
              <w:rPr>
                <w:color w:val="FF0000"/>
              </w:rPr>
              <w:t>International Standards on Auditing (ISAs)</w:t>
            </w:r>
            <w:r w:rsidRPr="00087E0A">
              <w:rPr>
                <w:color w:val="FF0000"/>
              </w:rPr>
              <w:t xml:space="preserve">. If this is not the case, this sentence may be deleted. On the other hand, if the professional body in the group engagement team’s jurisdiction summarizes the differences between the applicable professional standards and </w:t>
            </w:r>
            <w:r w:rsidR="00214B21" w:rsidRPr="00087E0A">
              <w:rPr>
                <w:color w:val="FF0000"/>
              </w:rPr>
              <w:t>the ISAs</w:t>
            </w:r>
            <w:r w:rsidRPr="00087E0A">
              <w:rPr>
                <w:color w:val="FF0000"/>
              </w:rPr>
              <w:t>, the paragraph may be modified to refer to (and attach) such summary.</w:t>
            </w:r>
          </w:p>
        </w:tc>
      </w:tr>
    </w:tbl>
    <w:p w14:paraId="2C51C6FD" w14:textId="7E4C57B5" w:rsidR="00AC0168" w:rsidRPr="00087E0A" w:rsidRDefault="002878E4" w:rsidP="00604AFC">
      <w:pPr>
        <w:pStyle w:val="BodyText"/>
        <w:rPr>
          <w:color w:val="000000" w:themeColor="text1"/>
        </w:rPr>
      </w:pPr>
      <w:r w:rsidRPr="00087E0A">
        <w:t xml:space="preserve">These professional standards are available at </w:t>
      </w:r>
      <w:r w:rsidRPr="00087E0A">
        <w:rPr>
          <w:color w:val="FF0000"/>
        </w:rPr>
        <w:t>(indicate where the component auditor can obtain the group engagement team’s professional standards)</w:t>
      </w:r>
      <w:r w:rsidRPr="00087E0A">
        <w:t xml:space="preserve">. While not an all-inclusive list, we are attaching </w:t>
      </w:r>
      <w:r w:rsidR="00025142" w:rsidRPr="00087E0A">
        <w:t xml:space="preserve">below </w:t>
      </w:r>
      <w:r w:rsidRPr="00087E0A">
        <w:t>a summary of key incremental requirements in comparison to</w:t>
      </w:r>
      <w:r w:rsidR="00214B21" w:rsidRPr="00087E0A">
        <w:t xml:space="preserve"> International Standards</w:t>
      </w:r>
      <w:r w:rsidRPr="00087E0A">
        <w:t xml:space="preserve">. </w:t>
      </w:r>
      <w:r w:rsidRPr="00087E0A">
        <w:rPr>
          <w:color w:val="FF0000"/>
        </w:rPr>
        <w:t xml:space="preserve">– OR – While not </w:t>
      </w:r>
      <w:r w:rsidRPr="00087E0A">
        <w:rPr>
          <w:color w:val="FF0000"/>
        </w:rPr>
        <w:lastRenderedPageBreak/>
        <w:t xml:space="preserve">an all-inclusive list, the following summarizes the key incremental requirements in comparison to </w:t>
      </w:r>
      <w:r w:rsidR="00214B21" w:rsidRPr="00087E0A">
        <w:rPr>
          <w:color w:val="FF0000"/>
        </w:rPr>
        <w:t>International Standards</w:t>
      </w:r>
      <w:r w:rsidRPr="00087E0A">
        <w:rPr>
          <w:color w:val="FF0000"/>
        </w:rPr>
        <w:t xml:space="preserve"> (describe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AC0168" w:rsidRPr="00087E0A" w14:paraId="02A372A4" w14:textId="77777777" w:rsidTr="00FF1E95">
        <w:tc>
          <w:tcPr>
            <w:tcW w:w="9090" w:type="dxa"/>
          </w:tcPr>
          <w:p w14:paraId="584B938D" w14:textId="77777777" w:rsidR="00AC0168" w:rsidRPr="00087E0A" w:rsidRDefault="00AC0168" w:rsidP="00604AFC">
            <w:pPr>
              <w:pStyle w:val="Heading2"/>
              <w:rPr>
                <w:color w:val="FF0000"/>
              </w:rPr>
            </w:pPr>
            <w:r w:rsidRPr="00087E0A">
              <w:rPr>
                <w:color w:val="FF0000"/>
              </w:rPr>
              <w:t>Instructional Note to Group Engagement Team</w:t>
            </w:r>
          </w:p>
          <w:p w14:paraId="6668788A" w14:textId="77777777" w:rsidR="00AC0168" w:rsidRPr="00087E0A" w:rsidRDefault="00AC0168" w:rsidP="00604AFC">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 than the group engagement team, include the following “Key incremental independence requirements” section, unless there are no such incremental requirements. The following need not, but may, be included when the component auditor is registered with regulatory authorities in the group engagement team’s jurisdiction, and the group audit is subject to the requirements of such regulatory authorities.</w:t>
            </w:r>
          </w:p>
          <w:p w14:paraId="50E52AB0" w14:textId="77777777" w:rsidR="00AC0168" w:rsidRPr="00087E0A" w:rsidRDefault="00AC0168" w:rsidP="00604AFC">
            <w:pPr>
              <w:pStyle w:val="BodyText"/>
              <w:spacing w:after="60"/>
              <w:rPr>
                <w:color w:val="FF0000"/>
              </w:rPr>
            </w:pPr>
            <w:r w:rsidRPr="00087E0A">
              <w:rPr>
                <w:color w:val="FF0000"/>
              </w:rPr>
              <w:t xml:space="preserve">If the professional body in the group engagement team’s jurisdiction summarizes the differences between the applicable independence requirements and the </w:t>
            </w:r>
            <w:r w:rsidRPr="00087E0A">
              <w:rPr>
                <w:rFonts w:cs="TimesNewRomanPSMT"/>
                <w:color w:val="FF0000"/>
                <w:szCs w:val="22"/>
              </w:rPr>
              <w:t xml:space="preserve">International Ethics Standards Board for Accountants’ </w:t>
            </w:r>
            <w:r w:rsidRPr="00087E0A">
              <w:rPr>
                <w:rFonts w:cs="TimesNewRomanPSMT"/>
                <w:i/>
                <w:color w:val="FF0000"/>
                <w:szCs w:val="22"/>
              </w:rPr>
              <w:t>Code of Ethics for Professional Accountants</w:t>
            </w:r>
            <w:r w:rsidRPr="00087E0A">
              <w:rPr>
                <w:rFonts w:cs="TimesNewRomanPSMT"/>
                <w:color w:val="FF0000"/>
                <w:szCs w:val="22"/>
              </w:rPr>
              <w:t xml:space="preserve"> (“IESBA Code”)</w:t>
            </w:r>
            <w:r w:rsidRPr="00087E0A">
              <w:rPr>
                <w:color w:val="FF0000"/>
              </w:rPr>
              <w:t>, the paragraph may be modified to refer to (and attach) such summary.</w:t>
            </w:r>
          </w:p>
        </w:tc>
      </w:tr>
    </w:tbl>
    <w:p w14:paraId="05152CF5" w14:textId="77777777" w:rsidR="00E121C9" w:rsidRDefault="00E121C9" w:rsidP="00AC0168">
      <w:pPr>
        <w:pStyle w:val="Heading2"/>
      </w:pPr>
    </w:p>
    <w:p w14:paraId="5371A2BE" w14:textId="77777777" w:rsidR="00AC0168" w:rsidRPr="00087E0A" w:rsidRDefault="00AC0168" w:rsidP="00AC0168">
      <w:pPr>
        <w:pStyle w:val="Heading2"/>
      </w:pPr>
      <w:r w:rsidRPr="00087E0A">
        <w:t>Key incremental independence requirements</w:t>
      </w:r>
    </w:p>
    <w:p w14:paraId="497D3076" w14:textId="212EA482" w:rsidR="003F1900" w:rsidRPr="00087E0A" w:rsidRDefault="00AC0168" w:rsidP="00604AFC">
      <w:pPr>
        <w:pStyle w:val="BodyText"/>
        <w:rPr>
          <w:color w:val="000000" w:themeColor="text1"/>
        </w:rPr>
      </w:pPr>
      <w:r w:rsidRPr="00087E0A">
        <w:t xml:space="preserve">The independence requirements applicable to the group are available at </w:t>
      </w:r>
      <w:r w:rsidRPr="00087E0A">
        <w:rPr>
          <w:color w:val="FF0000"/>
        </w:rPr>
        <w:t>(indicate where the component auditor can obtain the independence requirements applicable to the group audit)</w:t>
      </w:r>
      <w:r w:rsidRPr="00087E0A">
        <w:t xml:space="preserve">. While not an all-inclusive list, we are attaching </w:t>
      </w:r>
      <w:r w:rsidR="00025142" w:rsidRPr="00087E0A">
        <w:t xml:space="preserve">below </w:t>
      </w:r>
      <w:r w:rsidRPr="00087E0A">
        <w:t xml:space="preserve">a summary of key incremental independence requirements in comparison to </w:t>
      </w:r>
      <w:r w:rsidRPr="00087E0A">
        <w:rPr>
          <w:rFonts w:cs="TimesNewRomanPSMT"/>
          <w:szCs w:val="22"/>
        </w:rPr>
        <w:t xml:space="preserve">International Ethics Standards Board for Accountants’ </w:t>
      </w:r>
      <w:r w:rsidRPr="00087E0A">
        <w:rPr>
          <w:rFonts w:cs="TimesNewRomanPSMT"/>
          <w:i/>
          <w:szCs w:val="22"/>
        </w:rPr>
        <w:t>Code of Ethics for Professional Accountants</w:t>
      </w:r>
      <w:r w:rsidRPr="00087E0A">
        <w:rPr>
          <w:rFonts w:cs="TimesNewRomanPSMT"/>
          <w:szCs w:val="22"/>
        </w:rPr>
        <w:t xml:space="preserve"> (“IESBA Code”). </w:t>
      </w:r>
      <w:r w:rsidRPr="00087E0A">
        <w:rPr>
          <w:color w:val="FF0000"/>
        </w:rPr>
        <w:t xml:space="preserve">– OR – While not an all-inclusive list, the following summarizes the key incremental independence requirements in comparison to </w:t>
      </w:r>
      <w:r w:rsidRPr="00087E0A">
        <w:rPr>
          <w:rFonts w:cs="TimesNewRomanPSMT"/>
          <w:color w:val="FF0000"/>
          <w:szCs w:val="22"/>
        </w:rPr>
        <w:t xml:space="preserve">International Ethics Standards Board for Accountants’ </w:t>
      </w:r>
      <w:r w:rsidRPr="00087E0A">
        <w:rPr>
          <w:rFonts w:cs="TimesNewRomanPSMT"/>
          <w:i/>
          <w:color w:val="FF0000"/>
          <w:szCs w:val="22"/>
        </w:rPr>
        <w:t>Code of Ethics for Professional Accountants</w:t>
      </w:r>
      <w:r w:rsidRPr="00087E0A">
        <w:rPr>
          <w:rFonts w:cs="TimesNewRomanPSMT"/>
          <w:color w:val="FF0000"/>
          <w:szCs w:val="22"/>
        </w:rPr>
        <w:t xml:space="preserve"> (“IESBA Code”) </w:t>
      </w:r>
      <w:r w:rsidRPr="00087E0A">
        <w:rPr>
          <w:color w:val="FF0000"/>
        </w:rPr>
        <w:t>(describe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E4609D" w:rsidRPr="00087E0A" w14:paraId="4392CA15" w14:textId="77777777" w:rsidTr="00604AFC">
        <w:tc>
          <w:tcPr>
            <w:tcW w:w="9090" w:type="dxa"/>
          </w:tcPr>
          <w:p w14:paraId="62B8FCC0" w14:textId="77777777" w:rsidR="00E4609D" w:rsidRPr="00087E0A" w:rsidRDefault="00E4609D" w:rsidP="00604AFC">
            <w:pPr>
              <w:pStyle w:val="Heading2"/>
              <w:rPr>
                <w:color w:val="FF0000"/>
              </w:rPr>
            </w:pPr>
            <w:r w:rsidRPr="00087E0A">
              <w:rPr>
                <w:color w:val="FF0000"/>
              </w:rPr>
              <w:t>Instructional Note to Group Engagement Team</w:t>
            </w:r>
          </w:p>
          <w:p w14:paraId="6DC54271" w14:textId="77777777" w:rsidR="00E4609D" w:rsidRPr="00087E0A" w:rsidRDefault="00E4609D" w:rsidP="00604AFC">
            <w:pPr>
              <w:pStyle w:val="BodyText"/>
              <w:spacing w:after="60"/>
              <w:rPr>
                <w:color w:val="FF0000"/>
              </w:rPr>
            </w:pPr>
            <w:r w:rsidRPr="00087E0A">
              <w:rPr>
                <w:color w:val="FF0000"/>
              </w:rPr>
              <w:t>If (a) the component auditor is a member firm, (b) the group is a listed entity, and (c) the component is controlled by the group, include the following “Fees charged” section. This section is not required for non-member firms.</w:t>
            </w:r>
          </w:p>
        </w:tc>
      </w:tr>
    </w:tbl>
    <w:p w14:paraId="186A6582" w14:textId="77777777" w:rsidR="00E121C9" w:rsidRDefault="00E121C9" w:rsidP="00E4609D">
      <w:pPr>
        <w:pStyle w:val="Heading2"/>
      </w:pPr>
    </w:p>
    <w:p w14:paraId="715F6A28" w14:textId="77777777" w:rsidR="00E4609D" w:rsidRPr="00087E0A" w:rsidRDefault="00E4609D" w:rsidP="00E4609D">
      <w:pPr>
        <w:pStyle w:val="Heading2"/>
      </w:pPr>
      <w:r w:rsidRPr="00087E0A">
        <w:t>Fees charged</w:t>
      </w:r>
    </w:p>
    <w:p w14:paraId="74787B43" w14:textId="77777777" w:rsidR="00E4609D" w:rsidRPr="00087E0A" w:rsidRDefault="00E4609D" w:rsidP="00E4609D">
      <w:pPr>
        <w:pStyle w:val="BodyText"/>
      </w:pPr>
      <w:r w:rsidRPr="00087E0A">
        <w:t>We are responsible for communicating to those charged with governance of the Group total fees charged during the period covered by the Group Financial Statements for audit and non-audit services provided by our firm and network firms to the Group and components controlled by the Group. We request that you provide us with</w:t>
      </w:r>
      <w:r w:rsidRPr="00087E0A">
        <w:rPr>
          <w:rFonts w:cs="TimesNewRomanPSMT"/>
          <w:szCs w:val="22"/>
        </w:rPr>
        <w:t xml:space="preserve"> the fees charged on behalf of your firm as well as your affiliates. We expect you to allocate the fees to categories that are appropriate to assist those charged with governance of the Group in assessing the effect of the services provided on independence. The </w:t>
      </w:r>
      <w:r w:rsidRPr="00087E0A">
        <w:rPr>
          <w:rFonts w:cs="TimesNewRomanPSMT"/>
          <w:b/>
          <w:szCs w:val="22"/>
        </w:rPr>
        <w:t>Completion Memorandum</w:t>
      </w:r>
      <w:r w:rsidRPr="00087E0A">
        <w:rPr>
          <w:rFonts w:cs="TimesNewRomanPSMT"/>
          <w:szCs w:val="22"/>
        </w:rPr>
        <w:t xml:space="preserve"> attached in the </w:t>
      </w:r>
      <w:r w:rsidRPr="00087E0A">
        <w:rPr>
          <w:rFonts w:cs="TimesNewRomanPSMT"/>
          <w:b/>
          <w:szCs w:val="22"/>
        </w:rPr>
        <w:t>Group Audit Instructions</w:t>
      </w:r>
      <w:r w:rsidRPr="00087E0A">
        <w:rPr>
          <w:rFonts w:cs="TimesNewRomanPSMT"/>
          <w:szCs w:val="22"/>
        </w:rPr>
        <w:t xml:space="preserve"> 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F2383" w:rsidRPr="00087E0A" w14:paraId="5902AC8A" w14:textId="77777777" w:rsidTr="00604AFC">
        <w:tc>
          <w:tcPr>
            <w:tcW w:w="9090" w:type="dxa"/>
          </w:tcPr>
          <w:p w14:paraId="05B1FA49" w14:textId="77777777" w:rsidR="00BF2383" w:rsidRPr="00087E0A" w:rsidRDefault="00BF2383" w:rsidP="00160234">
            <w:pPr>
              <w:pStyle w:val="Heading2"/>
              <w:rPr>
                <w:color w:val="FF0000"/>
              </w:rPr>
            </w:pPr>
            <w:r w:rsidRPr="00087E0A">
              <w:rPr>
                <w:color w:val="FF0000"/>
              </w:rPr>
              <w:t>Instructional Note to Group Engagement Team</w:t>
            </w:r>
          </w:p>
          <w:p w14:paraId="17DB7420" w14:textId="0D3FE10D" w:rsidR="00BF2383" w:rsidRPr="00087E0A" w:rsidRDefault="00BF2383" w:rsidP="00025142">
            <w:pPr>
              <w:pStyle w:val="Heading2"/>
              <w:spacing w:after="60" w:line="280" w:lineRule="atLeast"/>
              <w:rPr>
                <w:color w:val="FF0000"/>
              </w:rPr>
            </w:pPr>
            <w:r w:rsidRPr="00087E0A">
              <w:rPr>
                <w:rFonts w:ascii="Garamond" w:hAnsi="Garamond"/>
                <w:color w:val="FF0000"/>
                <w:kern w:val="0"/>
                <w:sz w:val="22"/>
                <w:szCs w:val="20"/>
              </w:rPr>
              <w:t xml:space="preserve">If the component auditor is a member firm, include the </w:t>
            </w:r>
            <w:r w:rsidR="0081219F" w:rsidRPr="00087E0A">
              <w:rPr>
                <w:rFonts w:ascii="Garamond" w:hAnsi="Garamond"/>
                <w:color w:val="FF0000"/>
                <w:kern w:val="0"/>
                <w:sz w:val="22"/>
                <w:szCs w:val="20"/>
              </w:rPr>
              <w:t>following “Services Agreement</w:t>
            </w:r>
            <w:r w:rsidR="00895331" w:rsidRPr="00087E0A">
              <w:rPr>
                <w:rFonts w:ascii="Garamond" w:hAnsi="Garamond"/>
                <w:color w:val="FF0000"/>
                <w:kern w:val="0"/>
                <w:sz w:val="22"/>
                <w:szCs w:val="20"/>
              </w:rPr>
              <w:t xml:space="preserve"> – Group Audit</w:t>
            </w:r>
            <w:r w:rsidR="0081219F" w:rsidRPr="00087E0A">
              <w:rPr>
                <w:rFonts w:ascii="Garamond" w:hAnsi="Garamond"/>
                <w:color w:val="FF0000"/>
                <w:kern w:val="0"/>
                <w:sz w:val="22"/>
                <w:szCs w:val="20"/>
              </w:rPr>
              <w:t>” section</w:t>
            </w:r>
            <w:r w:rsidRPr="00087E0A">
              <w:rPr>
                <w:rFonts w:ascii="Garamond" w:hAnsi="Garamond"/>
                <w:color w:val="FF0000"/>
                <w:kern w:val="0"/>
                <w:sz w:val="22"/>
                <w:szCs w:val="20"/>
              </w:rPr>
              <w:t xml:space="preserve"> and attach the Services Agreement</w:t>
            </w:r>
            <w:r w:rsidR="00CE294C" w:rsidRPr="00087E0A">
              <w:rPr>
                <w:rFonts w:ascii="Garamond" w:hAnsi="Garamond"/>
                <w:color w:val="FF0000"/>
                <w:kern w:val="0"/>
                <w:sz w:val="22"/>
                <w:szCs w:val="20"/>
              </w:rPr>
              <w:t xml:space="preserve"> – Group Audit</w:t>
            </w:r>
            <w:r w:rsidRPr="00087E0A">
              <w:rPr>
                <w:rFonts w:ascii="Garamond" w:hAnsi="Garamond"/>
                <w:color w:val="FF0000"/>
                <w:kern w:val="0"/>
                <w:sz w:val="22"/>
                <w:szCs w:val="20"/>
              </w:rPr>
              <w:t xml:space="preserve"> to this document. The group engagement team is responsible for initiating the agreement.</w:t>
            </w:r>
          </w:p>
        </w:tc>
      </w:tr>
    </w:tbl>
    <w:p w14:paraId="44C4F009" w14:textId="77777777" w:rsidR="00E121C9" w:rsidRDefault="00E121C9" w:rsidP="00BF2383">
      <w:pPr>
        <w:pStyle w:val="Heading2"/>
      </w:pPr>
    </w:p>
    <w:p w14:paraId="56A21DD2" w14:textId="59FD6C18" w:rsidR="00BF2383" w:rsidRPr="00087E0A" w:rsidRDefault="00BF2383" w:rsidP="00BF2383">
      <w:pPr>
        <w:pStyle w:val="Heading2"/>
      </w:pPr>
      <w:r w:rsidRPr="00087E0A">
        <w:t>Services Agreement</w:t>
      </w:r>
      <w:r w:rsidR="00895331" w:rsidRPr="00087E0A">
        <w:t xml:space="preserve"> – Group Audit</w:t>
      </w:r>
    </w:p>
    <w:p w14:paraId="245EEC83" w14:textId="03AB6438" w:rsidR="00BF2383" w:rsidRPr="00087E0A" w:rsidRDefault="00BF2383" w:rsidP="00BF2383">
      <w:pPr>
        <w:pStyle w:val="BodyText"/>
      </w:pPr>
      <w:r w:rsidRPr="00087E0A">
        <w:t xml:space="preserve">Along with the </w:t>
      </w:r>
      <w:r w:rsidRPr="00087E0A">
        <w:rPr>
          <w:b/>
        </w:rPr>
        <w:t xml:space="preserve">Acknowledgment of Group Audit Instructions </w:t>
      </w:r>
      <w:r w:rsidR="006A6D0F" w:rsidRPr="00087E0A">
        <w:t xml:space="preserve">attached in the </w:t>
      </w:r>
      <w:r w:rsidR="006A6D0F" w:rsidRPr="00087E0A">
        <w:rPr>
          <w:b/>
        </w:rPr>
        <w:t>Group Audit Instructions</w:t>
      </w:r>
      <w:r w:rsidRPr="00087E0A">
        <w:t xml:space="preserve">, we request that you provide us with the signed </w:t>
      </w:r>
      <w:r w:rsidRPr="00087E0A">
        <w:rPr>
          <w:b/>
        </w:rPr>
        <w:t>Services Agreement</w:t>
      </w:r>
      <w:r w:rsidR="00277AB1" w:rsidRPr="00087E0A">
        <w:rPr>
          <w:b/>
        </w:rPr>
        <w:t xml:space="preserve"> – Group Audit</w:t>
      </w:r>
      <w:r w:rsidRPr="00087E0A">
        <w:rPr>
          <w:b/>
        </w:rPr>
        <w:t xml:space="preserve"> </w:t>
      </w:r>
      <w:r w:rsidRPr="00087E0A">
        <w:t>attached below, as required by Grant Thornton International Ltd.</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72495" w:rsidRPr="00087E0A" w14:paraId="4C94FA49" w14:textId="77777777" w:rsidTr="00604AFC">
        <w:tc>
          <w:tcPr>
            <w:tcW w:w="9080" w:type="dxa"/>
          </w:tcPr>
          <w:p w14:paraId="68A434A8" w14:textId="77777777" w:rsidR="00172495" w:rsidRPr="00087E0A" w:rsidRDefault="00172495" w:rsidP="0058409C">
            <w:pPr>
              <w:pStyle w:val="Heading2"/>
              <w:rPr>
                <w:color w:val="FF0000"/>
              </w:rPr>
            </w:pPr>
            <w:r w:rsidRPr="00087E0A">
              <w:rPr>
                <w:color w:val="FF0000"/>
              </w:rPr>
              <w:lastRenderedPageBreak/>
              <w:t>Instructional Note to Group Engagement Team</w:t>
            </w:r>
          </w:p>
          <w:p w14:paraId="7E84ED6A" w14:textId="0D503950" w:rsidR="00172495" w:rsidRPr="00087E0A" w:rsidRDefault="00172495" w:rsidP="0081219F">
            <w:pPr>
              <w:pStyle w:val="BodyText"/>
              <w:spacing w:after="60"/>
              <w:rPr>
                <w:color w:val="FF0000"/>
              </w:rPr>
            </w:pPr>
            <w:r w:rsidRPr="00087E0A">
              <w:rPr>
                <w:color w:val="FF0000"/>
              </w:rPr>
              <w:t xml:space="preserve">When </w:t>
            </w:r>
            <w:r w:rsidR="00A26DED" w:rsidRPr="00087E0A">
              <w:rPr>
                <w:color w:val="FF0000"/>
              </w:rPr>
              <w:t>an audit</w:t>
            </w:r>
            <w:r w:rsidRPr="00087E0A">
              <w:rPr>
                <w:color w:val="FF0000"/>
              </w:rPr>
              <w:t xml:space="preserve"> of component financial information is requested, the group engagement team is required to determine and communicate component materiality. The component materiality amount to be included </w:t>
            </w:r>
            <w:r w:rsidR="0081219F" w:rsidRPr="00087E0A">
              <w:rPr>
                <w:color w:val="FF0000"/>
              </w:rPr>
              <w:t xml:space="preserve">in the following “Materiality” section </w:t>
            </w:r>
            <w:r w:rsidRPr="00087E0A">
              <w:rPr>
                <w:color w:val="FF0000"/>
              </w:rPr>
              <w:t xml:space="preserve">is based on the Component Significance and Scoping template. </w:t>
            </w:r>
            <w:r w:rsidR="00C21474" w:rsidRPr="00087E0A">
              <w:rPr>
                <w:color w:val="FF0000"/>
              </w:rPr>
              <w:t xml:space="preserve">The group engagement team may, but is not required to, </w:t>
            </w:r>
            <w:proofErr w:type="gramStart"/>
            <w:r w:rsidR="00C21474" w:rsidRPr="00087E0A">
              <w:rPr>
                <w:color w:val="FF0000"/>
              </w:rPr>
              <w:t>determine</w:t>
            </w:r>
            <w:proofErr w:type="gramEnd"/>
            <w:r w:rsidR="00C21474" w:rsidRPr="00087E0A">
              <w:rPr>
                <w:color w:val="FF0000"/>
              </w:rPr>
              <w:t xml:space="preserve"> and communicate component performance materiality. </w:t>
            </w:r>
            <w:r w:rsidRPr="00087E0A">
              <w:rPr>
                <w:color w:val="FF0000"/>
              </w:rPr>
              <w:t>The trivial amount to be included below is the group trivial amount.</w:t>
            </w:r>
            <w:r w:rsidR="0052048A" w:rsidRPr="00087E0A">
              <w:rPr>
                <w:color w:val="FF0000"/>
              </w:rPr>
              <w:t xml:space="preserve"> </w:t>
            </w:r>
          </w:p>
        </w:tc>
      </w:tr>
    </w:tbl>
    <w:p w14:paraId="523971DE" w14:textId="77777777" w:rsidR="00E121C9" w:rsidRDefault="00E121C9" w:rsidP="00172495">
      <w:pPr>
        <w:pStyle w:val="Heading2"/>
      </w:pPr>
    </w:p>
    <w:p w14:paraId="0A52A940" w14:textId="77777777" w:rsidR="00172495" w:rsidRPr="00087E0A" w:rsidRDefault="00172495" w:rsidP="00172495">
      <w:pPr>
        <w:pStyle w:val="Heading2"/>
      </w:pPr>
      <w:r w:rsidRPr="00087E0A">
        <w:t>Materiality</w:t>
      </w:r>
    </w:p>
    <w:p w14:paraId="2033B0DA" w14:textId="0146B307" w:rsidR="00172495" w:rsidRPr="00087E0A" w:rsidRDefault="00172495" w:rsidP="00172495">
      <w:pPr>
        <w:pStyle w:val="BodyText"/>
      </w:pPr>
      <w:r w:rsidRPr="00087E0A">
        <w:t>Please use the following component materiality in performing the work requested; a lower amount may be used</w:t>
      </w:r>
      <w:r w:rsidR="00EA5445">
        <w:t xml:space="preserve"> </w:t>
      </w:r>
      <w:r w:rsidR="00EA5445" w:rsidRPr="002877EB">
        <w:t>when you are also performing a separate audit of the component’s financial statements for legal, regulatory, or other reasons.</w:t>
      </w:r>
      <w:r w:rsidR="00EA5445" w:rsidRPr="00273F39">
        <w:t xml:space="preserve"> </w:t>
      </w:r>
      <w:r w:rsidRPr="00087E0A">
        <w:t xml:space="preserve">Also, </w:t>
      </w:r>
      <w:r w:rsidR="00B02E61" w:rsidRPr="00087E0A">
        <w:t xml:space="preserve">please </w:t>
      </w:r>
      <w:r w:rsidRPr="00087E0A">
        <w:t xml:space="preserve">communicate identified misstatements </w:t>
      </w:r>
      <w:r w:rsidR="006A54A0" w:rsidRPr="00087E0A">
        <w:t xml:space="preserve">greater than </w:t>
      </w:r>
      <w:r w:rsidRPr="00087E0A">
        <w:t xml:space="preserve">the group trivial amount below. The </w:t>
      </w:r>
      <w:r w:rsidRPr="00087E0A">
        <w:rPr>
          <w:b/>
        </w:rPr>
        <w:t>Summary of Identified Misstatements at Component</w:t>
      </w:r>
      <w:r w:rsidRPr="00087E0A">
        <w:t xml:space="preserve"> template</w:t>
      </w:r>
      <w:r w:rsidR="00707E7E" w:rsidRPr="00087E0A">
        <w:t xml:space="preserve"> attached in the </w:t>
      </w:r>
      <w:r w:rsidR="00707E7E" w:rsidRPr="00087E0A">
        <w:rPr>
          <w:b/>
        </w:rPr>
        <w:t>Group Audit Instructions</w:t>
      </w:r>
      <w:r w:rsidR="00707E7E" w:rsidRPr="00087E0A">
        <w:t xml:space="preserve"> </w:t>
      </w:r>
      <w:r w:rsidR="00B02E61" w:rsidRPr="00087E0A">
        <w:t>may be</w:t>
      </w:r>
      <w:r w:rsidRPr="00087E0A">
        <w:t xml:space="preserve"> used for communicating identified misstatements. </w:t>
      </w:r>
      <w:r w:rsidR="00B02E61" w:rsidRPr="00087E0A">
        <w:t>A different template or format may be used provided the necessary information included in such template is communicated to the Group Engagement Team.</w:t>
      </w:r>
    </w:p>
    <w:tbl>
      <w:tblPr>
        <w:tblStyle w:val="TableGrid"/>
        <w:tblW w:w="9085" w:type="dxa"/>
        <w:tblLook w:val="04A0" w:firstRow="1" w:lastRow="0" w:firstColumn="1" w:lastColumn="0" w:noHBand="0" w:noVBand="1"/>
      </w:tblPr>
      <w:tblGrid>
        <w:gridCol w:w="2605"/>
        <w:gridCol w:w="6480"/>
      </w:tblGrid>
      <w:tr w:rsidR="00172495" w:rsidRPr="00087E0A" w14:paraId="183FAD47" w14:textId="77777777" w:rsidTr="002877EB">
        <w:tc>
          <w:tcPr>
            <w:tcW w:w="2605" w:type="dxa"/>
            <w:shd w:val="clear" w:color="auto" w:fill="CCC0D9" w:themeFill="accent4" w:themeFillTint="66"/>
          </w:tcPr>
          <w:p w14:paraId="7A14624D" w14:textId="77777777" w:rsidR="00172495" w:rsidRPr="00087E0A" w:rsidRDefault="00172495" w:rsidP="0058409C">
            <w:pPr>
              <w:pStyle w:val="Heading3"/>
              <w:spacing w:before="60" w:after="60"/>
              <w:rPr>
                <w:b/>
              </w:rPr>
            </w:pPr>
            <w:r w:rsidRPr="00087E0A">
              <w:rPr>
                <w:b/>
              </w:rPr>
              <w:t>Component materiality</w:t>
            </w:r>
          </w:p>
        </w:tc>
        <w:tc>
          <w:tcPr>
            <w:tcW w:w="6480" w:type="dxa"/>
            <w:shd w:val="clear" w:color="auto" w:fill="auto"/>
          </w:tcPr>
          <w:p w14:paraId="7B0C0C45" w14:textId="77777777" w:rsidR="00172495" w:rsidRPr="00087E0A" w:rsidRDefault="00172495" w:rsidP="0058409C">
            <w:pPr>
              <w:autoSpaceDE w:val="0"/>
              <w:autoSpaceDN w:val="0"/>
              <w:adjustRightInd w:val="0"/>
              <w:spacing w:before="60" w:after="60" w:line="280" w:lineRule="atLeast"/>
              <w:rPr>
                <w:color w:val="FF0000"/>
              </w:rPr>
            </w:pPr>
            <w:r w:rsidRPr="00087E0A">
              <w:rPr>
                <w:color w:val="FF0000"/>
              </w:rPr>
              <w:t>Insert amount</w:t>
            </w:r>
            <w:r w:rsidR="0052048A" w:rsidRPr="00087E0A">
              <w:rPr>
                <w:color w:val="FF0000"/>
              </w:rPr>
              <w:t xml:space="preserve"> and specify currency</w:t>
            </w:r>
          </w:p>
        </w:tc>
      </w:tr>
      <w:tr w:rsidR="00C21474" w:rsidRPr="00087E0A" w14:paraId="77C5FD9D" w14:textId="77777777" w:rsidTr="002877EB">
        <w:tc>
          <w:tcPr>
            <w:tcW w:w="2605" w:type="dxa"/>
            <w:shd w:val="clear" w:color="auto" w:fill="CCC0D9" w:themeFill="accent4" w:themeFillTint="66"/>
          </w:tcPr>
          <w:p w14:paraId="5DE73A28" w14:textId="77777777" w:rsidR="00C21474" w:rsidRPr="00087E0A" w:rsidRDefault="00C21474" w:rsidP="0058409C">
            <w:pPr>
              <w:pStyle w:val="Heading3"/>
              <w:spacing w:before="60" w:after="60"/>
              <w:rPr>
                <w:b/>
              </w:rPr>
            </w:pPr>
            <w:r w:rsidRPr="00087E0A">
              <w:rPr>
                <w:b/>
              </w:rPr>
              <w:t>Component performance materiality</w:t>
            </w:r>
          </w:p>
        </w:tc>
        <w:tc>
          <w:tcPr>
            <w:tcW w:w="6480" w:type="dxa"/>
            <w:shd w:val="clear" w:color="auto" w:fill="auto"/>
          </w:tcPr>
          <w:p w14:paraId="0AAF07AC" w14:textId="3A4A0A2B" w:rsidR="00C21474" w:rsidRPr="00087E0A" w:rsidRDefault="00C21474" w:rsidP="0058409C">
            <w:pPr>
              <w:autoSpaceDE w:val="0"/>
              <w:autoSpaceDN w:val="0"/>
              <w:adjustRightInd w:val="0"/>
              <w:spacing w:before="60" w:after="60" w:line="280" w:lineRule="atLeast"/>
              <w:rPr>
                <w:color w:val="FF0000"/>
              </w:rPr>
            </w:pPr>
            <w:r w:rsidRPr="00087E0A">
              <w:rPr>
                <w:color w:val="FF0000"/>
              </w:rPr>
              <w:t xml:space="preserve">Insert amount and specify currency; alternatively, </w:t>
            </w:r>
            <w:r w:rsidR="00EA5445" w:rsidRPr="002877EB">
              <w:rPr>
                <w:color w:val="FF0000"/>
              </w:rPr>
              <w:t xml:space="preserve">indicate “To be determined by component auditor at an amount less than performance materiality for the group financial statements, which is </w:t>
            </w:r>
            <w:r w:rsidR="00EA5445">
              <w:rPr>
                <w:color w:val="FF0000"/>
              </w:rPr>
              <w:t>XX</w:t>
            </w:r>
            <w:r w:rsidR="00EA5445" w:rsidRPr="002877EB">
              <w:rPr>
                <w:color w:val="FF0000"/>
              </w:rPr>
              <w:t>X (insert group performance materiality)”</w:t>
            </w:r>
          </w:p>
        </w:tc>
      </w:tr>
      <w:tr w:rsidR="00172495" w:rsidRPr="00087E0A" w14:paraId="3C76D089" w14:textId="77777777" w:rsidTr="002877EB">
        <w:tc>
          <w:tcPr>
            <w:tcW w:w="2605" w:type="dxa"/>
            <w:shd w:val="clear" w:color="auto" w:fill="CCC0D9" w:themeFill="accent4" w:themeFillTint="66"/>
          </w:tcPr>
          <w:p w14:paraId="019F6FB8" w14:textId="77777777" w:rsidR="00172495" w:rsidRPr="00087E0A" w:rsidRDefault="00172495">
            <w:pPr>
              <w:pStyle w:val="Heading3"/>
              <w:spacing w:before="60" w:after="60"/>
              <w:rPr>
                <w:b/>
              </w:rPr>
            </w:pPr>
            <w:r w:rsidRPr="00087E0A">
              <w:rPr>
                <w:b/>
              </w:rPr>
              <w:t>Group trivial</w:t>
            </w:r>
            <w:r w:rsidR="00F731DD" w:rsidRPr="00087E0A">
              <w:rPr>
                <w:b/>
              </w:rPr>
              <w:t xml:space="preserve"> </w:t>
            </w:r>
            <w:r w:rsidR="00005F7B" w:rsidRPr="00087E0A">
              <w:rPr>
                <w:b/>
              </w:rPr>
              <w:t>amount</w:t>
            </w:r>
          </w:p>
        </w:tc>
        <w:tc>
          <w:tcPr>
            <w:tcW w:w="6480" w:type="dxa"/>
            <w:shd w:val="clear" w:color="auto" w:fill="auto"/>
          </w:tcPr>
          <w:p w14:paraId="5C8D86BC" w14:textId="77777777" w:rsidR="00172495" w:rsidRPr="00087E0A" w:rsidRDefault="00172495" w:rsidP="0058409C">
            <w:pPr>
              <w:autoSpaceDE w:val="0"/>
              <w:autoSpaceDN w:val="0"/>
              <w:adjustRightInd w:val="0"/>
              <w:spacing w:before="60" w:after="60" w:line="280" w:lineRule="atLeast"/>
              <w:rPr>
                <w:color w:val="FF0000"/>
              </w:rPr>
            </w:pPr>
            <w:r w:rsidRPr="00087E0A">
              <w:rPr>
                <w:color w:val="FF0000"/>
              </w:rPr>
              <w:t>Insert amount</w:t>
            </w:r>
            <w:r w:rsidR="0052048A" w:rsidRPr="00087E0A">
              <w:rPr>
                <w:color w:val="FF0000"/>
              </w:rPr>
              <w:t xml:space="preserve"> and specify currency</w:t>
            </w:r>
          </w:p>
        </w:tc>
      </w:tr>
    </w:tbl>
    <w:p w14:paraId="352AEED6" w14:textId="77777777" w:rsidR="00172495" w:rsidRPr="00087E0A" w:rsidRDefault="00172495" w:rsidP="00EC6B50">
      <w:pPr>
        <w:pStyle w:val="BodyText"/>
        <w:spacing w:after="4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C21474" w:rsidRPr="00087E0A" w14:paraId="66523C25" w14:textId="77777777" w:rsidTr="00604AFC">
        <w:tc>
          <w:tcPr>
            <w:tcW w:w="9080" w:type="dxa"/>
          </w:tcPr>
          <w:p w14:paraId="4B196421" w14:textId="77777777" w:rsidR="00C21474" w:rsidRPr="00087E0A" w:rsidRDefault="00C21474" w:rsidP="00160234">
            <w:pPr>
              <w:pStyle w:val="Heading2"/>
              <w:rPr>
                <w:color w:val="FF0000"/>
              </w:rPr>
            </w:pPr>
            <w:r w:rsidRPr="00087E0A">
              <w:rPr>
                <w:color w:val="FF0000"/>
              </w:rPr>
              <w:t>Instructional Note to Group Engagement Team</w:t>
            </w:r>
          </w:p>
          <w:p w14:paraId="28231E68" w14:textId="77777777" w:rsidR="00C21474" w:rsidRPr="00087E0A" w:rsidRDefault="00C21474" w:rsidP="00C21474">
            <w:pPr>
              <w:pStyle w:val="Heading2"/>
              <w:spacing w:after="60" w:line="280" w:lineRule="atLeast"/>
              <w:rPr>
                <w:color w:val="FF0000"/>
              </w:rPr>
            </w:pPr>
            <w:r w:rsidRPr="00087E0A">
              <w:rPr>
                <w:rFonts w:ascii="Garamond" w:hAnsi="Garamond"/>
                <w:color w:val="FF0000"/>
                <w:kern w:val="0"/>
                <w:sz w:val="22"/>
                <w:szCs w:val="20"/>
              </w:rPr>
              <w:t>If component performance materiality will be determined by the component auditor, include the following</w:t>
            </w:r>
            <w:r w:rsidR="0081219F" w:rsidRPr="00087E0A">
              <w:rPr>
                <w:rFonts w:ascii="Garamond" w:hAnsi="Garamond"/>
                <w:color w:val="FF0000"/>
                <w:kern w:val="0"/>
                <w:sz w:val="22"/>
                <w:szCs w:val="20"/>
              </w:rPr>
              <w:t xml:space="preserve"> sentence</w:t>
            </w:r>
            <w:r w:rsidRPr="00087E0A">
              <w:rPr>
                <w:rFonts w:ascii="Garamond" w:hAnsi="Garamond"/>
                <w:color w:val="FF0000"/>
                <w:kern w:val="0"/>
                <w:sz w:val="22"/>
                <w:szCs w:val="20"/>
              </w:rPr>
              <w:t>.</w:t>
            </w:r>
          </w:p>
        </w:tc>
      </w:tr>
    </w:tbl>
    <w:p w14:paraId="7BDA3267" w14:textId="01449315" w:rsidR="00846D22" w:rsidRDefault="00EC6B50" w:rsidP="00EC6B50">
      <w:pPr>
        <w:pStyle w:val="BodyText"/>
        <w:rPr>
          <w:color w:val="FF0000"/>
        </w:rPr>
      </w:pPr>
      <w:r w:rsidRPr="00087E0A">
        <w:t>Please communicate to us the performance materiality that will be used</w:t>
      </w:r>
      <w:r w:rsidR="00C21474" w:rsidRPr="00087E0A">
        <w:t>.</w:t>
      </w:r>
      <w:r w:rsidR="0014072D" w:rsidRPr="00087E0A">
        <w:t xml:space="preserve"> </w:t>
      </w:r>
      <w:r w:rsidR="00EA5445" w:rsidRPr="002877EB">
        <w:rPr>
          <w:color w:val="FF0000"/>
          <w:shd w:val="clear" w:color="auto" w:fill="E6E6E6"/>
        </w:rPr>
        <w:t>(</w:t>
      </w:r>
      <w:r w:rsidR="006A3294" w:rsidRPr="00087E0A">
        <w:rPr>
          <w:color w:val="FF0000"/>
        </w:rPr>
        <w:t xml:space="preserve">Indicate </w:t>
      </w:r>
      <w:r w:rsidR="0014072D" w:rsidRPr="00087E0A">
        <w:rPr>
          <w:color w:val="FF0000"/>
        </w:rPr>
        <w:t>method of communication</w:t>
      </w:r>
      <w:r w:rsidR="00C21474" w:rsidRPr="00087E0A">
        <w:rPr>
          <w:color w:val="FF0000"/>
        </w:rPr>
        <w:t>.</w:t>
      </w:r>
      <w:r w:rsidR="00EA5445">
        <w:rPr>
          <w:color w:val="FF0000"/>
        </w:rPr>
        <w:t>)</w:t>
      </w:r>
    </w:p>
    <w:p w14:paraId="155EA962" w14:textId="77777777" w:rsidR="00EA5445" w:rsidRPr="00B2064D" w:rsidRDefault="00EA5445" w:rsidP="00935F52">
      <w:pPr>
        <w:pStyle w:val="Heading2"/>
      </w:pPr>
      <w:r w:rsidRPr="00935F52">
        <w:t>Understanding the component and its environment, including its internal control</w:t>
      </w:r>
    </w:p>
    <w:p w14:paraId="3ECB3936" w14:textId="1D96FB6C" w:rsidR="00EA5445" w:rsidRPr="00B2064D" w:rsidRDefault="00EA5445" w:rsidP="00B2064D">
      <w:pPr>
        <w:pStyle w:val="BodyText"/>
      </w:pPr>
      <w:r w:rsidRPr="00935F52">
        <w:t>In accordance with professional standards, to identify and assess the risks of material misstatement, you are responsible for obtaining an understanding of the component and its environment,</w:t>
      </w:r>
      <w:r w:rsidR="00CC1688" w:rsidRPr="00B2064D">
        <w:t xml:space="preserve"> the applicable financial reporting framework and </w:t>
      </w:r>
      <w:r w:rsidRPr="00935F52">
        <w:t>the component’s</w:t>
      </w:r>
      <w:r w:rsidR="00CC1688" w:rsidRPr="00B2064D">
        <w:t xml:space="preserve"> system of</w:t>
      </w:r>
      <w:r w:rsidRPr="00935F52">
        <w:t xml:space="preserve"> internal control. This includes understanding the control environment, the entity’s risk assessment process, the entity’s monitoring of controls, the entity’s information system, including the related business processes relevant to financial reporting and communication, and control activities relevant to the audit. The understanding of the information system includes, among other things, business processes related to classes of transactions in the Component’s operations that are significant to the Component Financial Information.</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EC6B50" w:rsidRPr="00087E0A" w14:paraId="67C404FE" w14:textId="77777777" w:rsidTr="00604AFC">
        <w:tc>
          <w:tcPr>
            <w:tcW w:w="9080" w:type="dxa"/>
          </w:tcPr>
          <w:p w14:paraId="7CCC86E3" w14:textId="77777777" w:rsidR="00EC6B50" w:rsidRPr="00087E0A" w:rsidRDefault="00EC6B50" w:rsidP="0058409C">
            <w:pPr>
              <w:pStyle w:val="Heading2"/>
              <w:rPr>
                <w:color w:val="FF0000"/>
              </w:rPr>
            </w:pPr>
            <w:r w:rsidRPr="00087E0A">
              <w:rPr>
                <w:color w:val="FF0000"/>
              </w:rPr>
              <w:t>Instructional Note to Group Engagement Team</w:t>
            </w:r>
          </w:p>
          <w:p w14:paraId="4D5F9AD7" w14:textId="77777777" w:rsidR="00EC6B50" w:rsidRPr="00087E0A" w:rsidRDefault="006913D7" w:rsidP="0057617E">
            <w:pPr>
              <w:pStyle w:val="Heading2"/>
              <w:spacing w:after="60" w:line="280" w:lineRule="atLeast"/>
              <w:rPr>
                <w:color w:val="FF0000"/>
              </w:rPr>
            </w:pPr>
            <w:r w:rsidRPr="00087E0A">
              <w:rPr>
                <w:rFonts w:ascii="Garamond" w:hAnsi="Garamond"/>
                <w:color w:val="FF0000"/>
                <w:kern w:val="0"/>
                <w:sz w:val="22"/>
                <w:szCs w:val="20"/>
              </w:rPr>
              <w:t xml:space="preserve">If </w:t>
            </w:r>
            <w:r w:rsidR="007D6EFA" w:rsidRPr="00087E0A">
              <w:rPr>
                <w:rFonts w:ascii="Garamond" w:hAnsi="Garamond"/>
                <w:color w:val="FF0000"/>
                <w:kern w:val="0"/>
                <w:sz w:val="22"/>
                <w:szCs w:val="20"/>
              </w:rPr>
              <w:t xml:space="preserve">the group engagement team identified significant risks </w:t>
            </w:r>
            <w:r w:rsidR="0057617E" w:rsidRPr="00087E0A">
              <w:rPr>
                <w:rFonts w:ascii="Garamond" w:hAnsi="Garamond"/>
                <w:color w:val="FF0000"/>
                <w:kern w:val="0"/>
                <w:sz w:val="22"/>
                <w:szCs w:val="20"/>
              </w:rPr>
              <w:t>that are relevant to the work of the component auditor</w:t>
            </w:r>
            <w:r w:rsidR="007D6EFA" w:rsidRPr="00087E0A">
              <w:rPr>
                <w:rFonts w:ascii="Garamond" w:hAnsi="Garamond"/>
                <w:color w:val="FF0000"/>
                <w:kern w:val="0"/>
                <w:sz w:val="22"/>
                <w:szCs w:val="20"/>
              </w:rPr>
              <w:t xml:space="preserve"> </w:t>
            </w:r>
            <w:r w:rsidR="009D4CEC" w:rsidRPr="00087E0A">
              <w:rPr>
                <w:rFonts w:ascii="Garamond" w:hAnsi="Garamond"/>
                <w:color w:val="FF0000"/>
                <w:kern w:val="0"/>
                <w:sz w:val="22"/>
                <w:szCs w:val="20"/>
              </w:rPr>
              <w:t>(</w:t>
            </w:r>
            <w:r w:rsidR="007D6EFA" w:rsidRPr="00087E0A">
              <w:rPr>
                <w:rFonts w:ascii="Garamond" w:hAnsi="Garamond"/>
                <w:color w:val="FF0000"/>
                <w:kern w:val="0"/>
                <w:sz w:val="22"/>
                <w:szCs w:val="20"/>
              </w:rPr>
              <w:t>as indicated in the Component Significance and Scoping template</w:t>
            </w:r>
            <w:r w:rsidR="009D4CEC" w:rsidRPr="00087E0A">
              <w:rPr>
                <w:rFonts w:ascii="Garamond" w:hAnsi="Garamond"/>
                <w:color w:val="FF0000"/>
                <w:kern w:val="0"/>
                <w:sz w:val="22"/>
                <w:szCs w:val="20"/>
              </w:rPr>
              <w:t>)</w:t>
            </w:r>
            <w:r w:rsidRPr="00087E0A">
              <w:rPr>
                <w:rFonts w:ascii="Garamond" w:hAnsi="Garamond"/>
                <w:color w:val="FF0000"/>
                <w:kern w:val="0"/>
                <w:sz w:val="22"/>
                <w:szCs w:val="20"/>
              </w:rPr>
              <w:t>, include the following</w:t>
            </w:r>
            <w:r w:rsidR="0081219F" w:rsidRPr="00087E0A">
              <w:rPr>
                <w:rFonts w:ascii="Garamond" w:hAnsi="Garamond"/>
                <w:color w:val="FF0000"/>
                <w:kern w:val="0"/>
                <w:sz w:val="22"/>
                <w:szCs w:val="20"/>
              </w:rPr>
              <w:t xml:space="preserve"> “Significant risks” section</w:t>
            </w:r>
            <w:r w:rsidR="007D6EFA" w:rsidRPr="00087E0A">
              <w:rPr>
                <w:rFonts w:ascii="Garamond" w:hAnsi="Garamond"/>
                <w:color w:val="FF0000"/>
                <w:kern w:val="0"/>
                <w:sz w:val="22"/>
                <w:szCs w:val="20"/>
              </w:rPr>
              <w:t>.</w:t>
            </w:r>
            <w:r w:rsidR="00C0702F" w:rsidRPr="00087E0A">
              <w:rPr>
                <w:rFonts w:ascii="Garamond" w:hAnsi="Garamond"/>
                <w:color w:val="FF0000"/>
                <w:kern w:val="0"/>
                <w:sz w:val="22"/>
                <w:szCs w:val="20"/>
              </w:rPr>
              <w:t xml:space="preserve"> </w:t>
            </w:r>
          </w:p>
        </w:tc>
      </w:tr>
    </w:tbl>
    <w:p w14:paraId="00D2415F" w14:textId="77777777" w:rsidR="00E121C9" w:rsidRDefault="00E121C9" w:rsidP="00EC6B50">
      <w:pPr>
        <w:pStyle w:val="Heading2"/>
      </w:pPr>
    </w:p>
    <w:p w14:paraId="66006AC6" w14:textId="77777777" w:rsidR="00EC6B50" w:rsidRPr="00087E0A" w:rsidRDefault="00EC6B50" w:rsidP="00EC6B50">
      <w:pPr>
        <w:pStyle w:val="Heading2"/>
      </w:pPr>
      <w:r w:rsidRPr="00087E0A">
        <w:t>Significant risks</w:t>
      </w:r>
    </w:p>
    <w:p w14:paraId="390D1A5A" w14:textId="77777777" w:rsidR="00EC6B50" w:rsidRPr="00087E0A" w:rsidRDefault="00EC6B50" w:rsidP="00EC6B50">
      <w:pPr>
        <w:pStyle w:val="BodyText"/>
      </w:pPr>
      <w:r w:rsidRPr="00087E0A">
        <w:t xml:space="preserve">The </w:t>
      </w:r>
      <w:r w:rsidRPr="00087E0A">
        <w:rPr>
          <w:b/>
        </w:rPr>
        <w:t>Group Audit Instructions</w:t>
      </w:r>
      <w:r w:rsidRPr="00087E0A">
        <w:t xml:space="preserve"> identify the significant risks in the audit of the Group Financial Statements and include your related communication responsibilities</w:t>
      </w:r>
      <w:r w:rsidR="00D40FC9" w:rsidRPr="00087E0A">
        <w:t xml:space="preserve">. We believe that the following are </w:t>
      </w:r>
      <w:r w:rsidR="00D40FC9" w:rsidRPr="00087E0A">
        <w:lastRenderedPageBreak/>
        <w:t xml:space="preserve">significant risks </w:t>
      </w:r>
      <w:r w:rsidR="00D105BB" w:rsidRPr="00087E0A">
        <w:t xml:space="preserve">of material misstatement of the </w:t>
      </w:r>
      <w:r w:rsidR="00980377" w:rsidRPr="00087E0A">
        <w:t>G</w:t>
      </w:r>
      <w:r w:rsidR="00D105BB" w:rsidRPr="00087E0A">
        <w:t xml:space="preserve">roup </w:t>
      </w:r>
      <w:r w:rsidR="00980377" w:rsidRPr="00087E0A">
        <w:t>F</w:t>
      </w:r>
      <w:r w:rsidR="00D105BB" w:rsidRPr="00087E0A">
        <w:t xml:space="preserve">inancial </w:t>
      </w:r>
      <w:r w:rsidR="00980377" w:rsidRPr="00087E0A">
        <w:t>S</w:t>
      </w:r>
      <w:r w:rsidR="00D105BB" w:rsidRPr="00087E0A">
        <w:t xml:space="preserve">tatements </w:t>
      </w:r>
      <w:r w:rsidR="003E4A47" w:rsidRPr="00087E0A">
        <w:t>that may be relevant to your work</w:t>
      </w:r>
      <w:r w:rsidR="00D40FC9" w:rsidRPr="00087E0A">
        <w:t xml:space="preserve">: </w:t>
      </w:r>
    </w:p>
    <w:tbl>
      <w:tblPr>
        <w:tblStyle w:val="TableGrid"/>
        <w:tblW w:w="9085" w:type="dxa"/>
        <w:tblLook w:val="04A0" w:firstRow="1" w:lastRow="0" w:firstColumn="1" w:lastColumn="0" w:noHBand="0" w:noVBand="1"/>
      </w:tblPr>
      <w:tblGrid>
        <w:gridCol w:w="3595"/>
        <w:gridCol w:w="2070"/>
        <w:gridCol w:w="3420"/>
      </w:tblGrid>
      <w:tr w:rsidR="00E8288E" w:rsidRPr="00087E0A" w14:paraId="31088D0B" w14:textId="77777777" w:rsidTr="00BB5C05">
        <w:tc>
          <w:tcPr>
            <w:tcW w:w="3595" w:type="dxa"/>
            <w:shd w:val="clear" w:color="auto" w:fill="CCC0D9"/>
          </w:tcPr>
          <w:p w14:paraId="46B8C22A" w14:textId="77777777" w:rsidR="00E8288E" w:rsidRPr="00087E0A" w:rsidRDefault="00E8288E" w:rsidP="00D40FC9">
            <w:pPr>
              <w:pStyle w:val="Heading3"/>
              <w:keepNext w:val="0"/>
              <w:widowControl w:val="0"/>
              <w:spacing w:before="60" w:after="60"/>
              <w:jc w:val="center"/>
              <w:rPr>
                <w:b/>
              </w:rPr>
            </w:pPr>
            <w:r w:rsidRPr="00087E0A">
              <w:rPr>
                <w:b/>
              </w:rPr>
              <w:t>Significant class of transactions, account balance, or disclosure</w:t>
            </w:r>
          </w:p>
        </w:tc>
        <w:tc>
          <w:tcPr>
            <w:tcW w:w="2070" w:type="dxa"/>
            <w:shd w:val="clear" w:color="auto" w:fill="CCC0D9"/>
          </w:tcPr>
          <w:p w14:paraId="38FDAC6F" w14:textId="77777777" w:rsidR="00E8288E" w:rsidRPr="00087E0A" w:rsidRDefault="00E8288E" w:rsidP="0058409C">
            <w:pPr>
              <w:pStyle w:val="Heading3"/>
              <w:keepNext w:val="0"/>
              <w:widowControl w:val="0"/>
              <w:spacing w:before="60" w:after="60"/>
              <w:jc w:val="center"/>
              <w:rPr>
                <w:b/>
              </w:rPr>
            </w:pPr>
            <w:r w:rsidRPr="00087E0A">
              <w:rPr>
                <w:b/>
              </w:rPr>
              <w:t>Relevant assertion</w:t>
            </w:r>
          </w:p>
        </w:tc>
        <w:tc>
          <w:tcPr>
            <w:tcW w:w="3420" w:type="dxa"/>
            <w:shd w:val="clear" w:color="auto" w:fill="CCC0D9"/>
          </w:tcPr>
          <w:p w14:paraId="76CCFCBB" w14:textId="77777777" w:rsidR="00E8288E" w:rsidRPr="00087E0A" w:rsidRDefault="00E8288E" w:rsidP="0058409C">
            <w:pPr>
              <w:pStyle w:val="Heading3"/>
              <w:keepNext w:val="0"/>
              <w:widowControl w:val="0"/>
              <w:spacing w:before="60" w:after="60"/>
              <w:jc w:val="center"/>
              <w:rPr>
                <w:b/>
              </w:rPr>
            </w:pPr>
            <w:r w:rsidRPr="00087E0A">
              <w:rPr>
                <w:b/>
              </w:rPr>
              <w:t>Description of significant risk</w:t>
            </w:r>
          </w:p>
        </w:tc>
      </w:tr>
      <w:tr w:rsidR="00E8288E" w:rsidRPr="00087E0A" w14:paraId="7992CD61" w14:textId="77777777" w:rsidTr="00BB5C05">
        <w:tc>
          <w:tcPr>
            <w:tcW w:w="3595" w:type="dxa"/>
            <w:shd w:val="clear" w:color="auto" w:fill="FFFFFF" w:themeFill="background1"/>
          </w:tcPr>
          <w:p w14:paraId="3017A342" w14:textId="30FEB6DE" w:rsidR="00E8288E" w:rsidRPr="00087E0A" w:rsidRDefault="00E8288E" w:rsidP="00D40FC9">
            <w:pPr>
              <w:autoSpaceDE w:val="0"/>
              <w:autoSpaceDN w:val="0"/>
              <w:adjustRightInd w:val="0"/>
              <w:spacing w:before="60" w:after="60" w:line="280" w:lineRule="atLeast"/>
              <w:rPr>
                <w:b/>
                <w:color w:val="FF0000"/>
              </w:rPr>
            </w:pPr>
          </w:p>
        </w:tc>
        <w:tc>
          <w:tcPr>
            <w:tcW w:w="2070" w:type="dxa"/>
            <w:shd w:val="clear" w:color="auto" w:fill="auto"/>
          </w:tcPr>
          <w:p w14:paraId="15DEE0AA" w14:textId="36BA3332" w:rsidR="00E8288E" w:rsidRPr="00087E0A" w:rsidRDefault="00E8288E" w:rsidP="00D40FC9">
            <w:pPr>
              <w:autoSpaceDE w:val="0"/>
              <w:autoSpaceDN w:val="0"/>
              <w:adjustRightInd w:val="0"/>
              <w:spacing w:before="60" w:after="60" w:line="280" w:lineRule="atLeast"/>
              <w:rPr>
                <w:color w:val="FF0000"/>
              </w:rPr>
            </w:pPr>
          </w:p>
        </w:tc>
        <w:tc>
          <w:tcPr>
            <w:tcW w:w="3420" w:type="dxa"/>
          </w:tcPr>
          <w:p w14:paraId="225D8A63" w14:textId="204AE91F" w:rsidR="00E8288E" w:rsidRPr="00087E0A" w:rsidRDefault="00E8288E" w:rsidP="00D40FC9">
            <w:pPr>
              <w:autoSpaceDE w:val="0"/>
              <w:autoSpaceDN w:val="0"/>
              <w:adjustRightInd w:val="0"/>
              <w:spacing w:before="60" w:after="60" w:line="280" w:lineRule="atLeast"/>
              <w:rPr>
                <w:color w:val="FF0000"/>
              </w:rPr>
            </w:pPr>
          </w:p>
        </w:tc>
      </w:tr>
    </w:tbl>
    <w:p w14:paraId="0FDE0524" w14:textId="77777777" w:rsidR="00EC6B50" w:rsidRPr="00087E0A" w:rsidRDefault="00EC6B50" w:rsidP="00846D22">
      <w:pPr>
        <w:pStyle w:val="Heading2"/>
        <w:spacing w:after="60" w:line="280" w:lineRule="atLeast"/>
        <w:rPr>
          <w:rFonts w:ascii="Garamond" w:hAnsi="Garamond"/>
          <w:color w:val="FF0000"/>
          <w:kern w:val="0"/>
          <w:sz w:val="22"/>
          <w:szCs w:val="20"/>
        </w:rPr>
      </w:pPr>
    </w:p>
    <w:p w14:paraId="5377F624" w14:textId="4574E43F" w:rsidR="00D40FC9" w:rsidRPr="00087E0A" w:rsidRDefault="00D40FC9" w:rsidP="00D40FC9">
      <w:pPr>
        <w:pStyle w:val="BodyText"/>
        <w:rPr>
          <w:color w:val="FF0000"/>
        </w:rPr>
      </w:pPr>
      <w:r w:rsidRPr="00087E0A">
        <w:t xml:space="preserve">You are required to obtain an understanding of the Component’s controls, including control activities, relevant to </w:t>
      </w:r>
      <w:r w:rsidR="00CC1688" w:rsidRPr="00087E0A">
        <w:t>s</w:t>
      </w:r>
      <w:r w:rsidR="00CC1688">
        <w:t>ignificant</w:t>
      </w:r>
      <w:r w:rsidR="00CC1688" w:rsidRPr="00087E0A">
        <w:t xml:space="preserve"> </w:t>
      </w:r>
      <w:r w:rsidRPr="00087E0A">
        <w:t xml:space="preserve">risks; this includes evaluating design and determining implementation. In addition, substantive procedures </w:t>
      </w:r>
      <w:r w:rsidR="00D105BB" w:rsidRPr="00087E0A">
        <w:t xml:space="preserve">that are specifically responsive to these risks </w:t>
      </w:r>
      <w:r w:rsidRPr="00087E0A">
        <w:t>are required. Such substantive procedures are required to include tests of details when tests of controls are not performed.</w:t>
      </w:r>
      <w:r w:rsidRPr="00087E0A">
        <w:rPr>
          <w:color w:val="FF0000"/>
        </w:rPr>
        <w:t xml:space="preserve"> </w:t>
      </w:r>
    </w:p>
    <w:p w14:paraId="3C2AA888" w14:textId="77777777" w:rsidR="00773784" w:rsidRPr="00087E0A" w:rsidRDefault="00A20290" w:rsidP="00D160F2">
      <w:pPr>
        <w:pStyle w:val="BodyText"/>
      </w:pPr>
      <w:r w:rsidRPr="00087E0A">
        <w:t xml:space="preserve">Please inform us </w:t>
      </w:r>
      <w:r w:rsidR="003E4A47" w:rsidRPr="00087E0A">
        <w:t>of your planned audit procedures that are</w:t>
      </w:r>
      <w:r w:rsidRPr="00087E0A">
        <w:t xml:space="preserve"> responsive to these significant risks. We are required to evaluate the appropriateness of these procedures.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73784" w:rsidRPr="00087E0A" w14:paraId="267F739F" w14:textId="77777777" w:rsidTr="00604AFC">
        <w:tc>
          <w:tcPr>
            <w:tcW w:w="9080" w:type="dxa"/>
          </w:tcPr>
          <w:p w14:paraId="4B9040FF" w14:textId="77777777" w:rsidR="00773784" w:rsidRPr="00087E0A" w:rsidRDefault="00773784" w:rsidP="00E8288E">
            <w:pPr>
              <w:pStyle w:val="Heading2"/>
              <w:rPr>
                <w:color w:val="FF0000"/>
              </w:rPr>
            </w:pPr>
            <w:r w:rsidRPr="00087E0A">
              <w:rPr>
                <w:color w:val="FF0000"/>
              </w:rPr>
              <w:t>Instructional Note to Group Engagement Team</w:t>
            </w:r>
          </w:p>
          <w:p w14:paraId="781A5D6F" w14:textId="25E6FF00" w:rsidR="00773784" w:rsidRPr="00087E0A" w:rsidRDefault="00E84C5F" w:rsidP="00E34447">
            <w:pPr>
              <w:pStyle w:val="BodyText"/>
              <w:spacing w:after="60"/>
              <w:rPr>
                <w:color w:val="FF0000"/>
              </w:rPr>
            </w:pPr>
            <w:r w:rsidRPr="00087E0A">
              <w:rPr>
                <w:color w:val="FF0000"/>
              </w:rPr>
              <w:t>The</w:t>
            </w:r>
            <w:r w:rsidR="00704FA3" w:rsidRPr="00087E0A">
              <w:rPr>
                <w:color w:val="FF0000"/>
              </w:rPr>
              <w:t xml:space="preserve"> following</w:t>
            </w:r>
            <w:r w:rsidR="0081219F" w:rsidRPr="00087E0A">
              <w:rPr>
                <w:color w:val="FF0000"/>
              </w:rPr>
              <w:t xml:space="preserve"> sentence</w:t>
            </w:r>
            <w:r w:rsidR="003E4A47" w:rsidRPr="00087E0A">
              <w:rPr>
                <w:color w:val="FF0000"/>
              </w:rPr>
              <w:t xml:space="preserve"> </w:t>
            </w:r>
            <w:r w:rsidR="0027705B" w:rsidRPr="00087E0A">
              <w:rPr>
                <w:color w:val="FF0000"/>
              </w:rPr>
              <w:t>and related table</w:t>
            </w:r>
            <w:r w:rsidR="006B28D6" w:rsidRPr="00087E0A">
              <w:rPr>
                <w:color w:val="FF0000"/>
              </w:rPr>
              <w:t xml:space="preserve"> </w:t>
            </w:r>
            <w:proofErr w:type="gramStart"/>
            <w:r w:rsidR="006B28D6" w:rsidRPr="00087E0A">
              <w:rPr>
                <w:color w:val="FF0000"/>
              </w:rPr>
              <w:t>is</w:t>
            </w:r>
            <w:proofErr w:type="gramEnd"/>
            <w:r w:rsidR="006B28D6" w:rsidRPr="00087E0A">
              <w:rPr>
                <w:color w:val="FF0000"/>
              </w:rPr>
              <w:t xml:space="preserve"> included </w:t>
            </w:r>
            <w:r w:rsidR="0027705B" w:rsidRPr="00087E0A">
              <w:rPr>
                <w:color w:val="FF0000"/>
              </w:rPr>
              <w:t xml:space="preserve">only </w:t>
            </w:r>
            <w:r w:rsidR="006B28D6" w:rsidRPr="00087E0A">
              <w:rPr>
                <w:color w:val="FF0000"/>
              </w:rPr>
              <w:t>when the group engagement team requests</w:t>
            </w:r>
            <w:r w:rsidR="00773784" w:rsidRPr="00087E0A">
              <w:rPr>
                <w:color w:val="FF0000"/>
              </w:rPr>
              <w:t xml:space="preserve"> the component auditor to perform certain audit procedures for significant risks. The audit procedures need to be in sufficient detail </w:t>
            </w:r>
            <w:r w:rsidR="0068485D" w:rsidRPr="00935F52">
              <w:rPr>
                <w:color w:val="FF0000"/>
              </w:rPr>
              <w:t xml:space="preserve">(nature, timing, and extent) </w:t>
            </w:r>
            <w:r w:rsidR="00773784" w:rsidRPr="00087E0A">
              <w:rPr>
                <w:color w:val="FF0000"/>
              </w:rPr>
              <w:t xml:space="preserve">for the component auditor to understand the work to be performed. </w:t>
            </w:r>
          </w:p>
        </w:tc>
      </w:tr>
    </w:tbl>
    <w:p w14:paraId="02835DD4" w14:textId="30652073" w:rsidR="00773784" w:rsidRPr="00087E0A" w:rsidRDefault="00773784" w:rsidP="00773784">
      <w:pPr>
        <w:pStyle w:val="BodyText"/>
      </w:pPr>
      <w:r w:rsidRPr="00087E0A">
        <w:t xml:space="preserve">In addition, </w:t>
      </w:r>
      <w:r w:rsidR="003E4A47" w:rsidRPr="00087E0A">
        <w:t>we request that you</w:t>
      </w:r>
      <w:r w:rsidRPr="00087E0A">
        <w:t xml:space="preserve"> perform the following audit procedures for </w:t>
      </w:r>
      <w:r w:rsidR="00CC1688" w:rsidRPr="00087E0A">
        <w:t>s</w:t>
      </w:r>
      <w:r w:rsidR="00CC1688">
        <w:t>ignificant</w:t>
      </w:r>
      <w:r w:rsidR="00CC1688" w:rsidRPr="00087E0A">
        <w:t xml:space="preserve"> </w:t>
      </w:r>
      <w:r w:rsidRPr="00087E0A">
        <w:t>risks</w:t>
      </w:r>
      <w:r w:rsidRPr="00087E0A">
        <w:rPr>
          <w:color w:val="0046AA"/>
        </w:rPr>
        <w:t>.</w:t>
      </w:r>
    </w:p>
    <w:tbl>
      <w:tblPr>
        <w:tblStyle w:val="TableGrid"/>
        <w:tblW w:w="9085" w:type="dxa"/>
        <w:tblLook w:val="04A0" w:firstRow="1" w:lastRow="0" w:firstColumn="1" w:lastColumn="0" w:noHBand="0" w:noVBand="1"/>
      </w:tblPr>
      <w:tblGrid>
        <w:gridCol w:w="1786"/>
        <w:gridCol w:w="1151"/>
        <w:gridCol w:w="6148"/>
      </w:tblGrid>
      <w:tr w:rsidR="00773784" w:rsidRPr="00087E0A" w14:paraId="0642D28A" w14:textId="77777777" w:rsidTr="00604AFC">
        <w:tc>
          <w:tcPr>
            <w:tcW w:w="1786" w:type="dxa"/>
            <w:shd w:val="clear" w:color="auto" w:fill="CCC0D9"/>
          </w:tcPr>
          <w:p w14:paraId="04B330F0" w14:textId="77777777" w:rsidR="00773784" w:rsidRPr="00087E0A" w:rsidRDefault="00773784" w:rsidP="00E8288E">
            <w:pPr>
              <w:pStyle w:val="Heading3"/>
              <w:keepNext w:val="0"/>
              <w:widowControl w:val="0"/>
              <w:spacing w:before="60" w:after="60"/>
              <w:jc w:val="center"/>
              <w:rPr>
                <w:b/>
              </w:rPr>
            </w:pPr>
            <w:r w:rsidRPr="00087E0A">
              <w:rPr>
                <w:b/>
              </w:rPr>
              <w:t>Significant class of transactions, account balance, or disclosure</w:t>
            </w:r>
          </w:p>
        </w:tc>
        <w:tc>
          <w:tcPr>
            <w:tcW w:w="1151" w:type="dxa"/>
            <w:shd w:val="clear" w:color="auto" w:fill="CCC0D9"/>
          </w:tcPr>
          <w:p w14:paraId="69690D07" w14:textId="77777777" w:rsidR="00773784" w:rsidRPr="00087E0A" w:rsidRDefault="00773784" w:rsidP="00E8288E">
            <w:pPr>
              <w:pStyle w:val="Heading3"/>
              <w:keepNext w:val="0"/>
              <w:widowControl w:val="0"/>
              <w:spacing w:before="60" w:after="60"/>
              <w:jc w:val="center"/>
              <w:rPr>
                <w:b/>
              </w:rPr>
            </w:pPr>
            <w:r w:rsidRPr="00087E0A">
              <w:rPr>
                <w:b/>
              </w:rPr>
              <w:t>Relevant assertion</w:t>
            </w:r>
          </w:p>
        </w:tc>
        <w:tc>
          <w:tcPr>
            <w:tcW w:w="6148" w:type="dxa"/>
            <w:shd w:val="clear" w:color="auto" w:fill="CCC0D9"/>
          </w:tcPr>
          <w:p w14:paraId="7E25ABF5" w14:textId="77777777" w:rsidR="00773784" w:rsidRPr="00087E0A" w:rsidRDefault="00AD29E1" w:rsidP="00F51A60">
            <w:pPr>
              <w:pStyle w:val="Heading3"/>
              <w:keepNext w:val="0"/>
              <w:widowControl w:val="0"/>
              <w:spacing w:before="60" w:after="60"/>
              <w:jc w:val="center"/>
              <w:rPr>
                <w:b/>
              </w:rPr>
            </w:pPr>
            <w:r w:rsidRPr="00087E0A">
              <w:rPr>
                <w:b/>
              </w:rPr>
              <w:t>A</w:t>
            </w:r>
            <w:r w:rsidR="00773784" w:rsidRPr="00087E0A">
              <w:rPr>
                <w:b/>
              </w:rPr>
              <w:t>udit procedures</w:t>
            </w:r>
          </w:p>
        </w:tc>
      </w:tr>
      <w:tr w:rsidR="00773784" w:rsidRPr="00087E0A" w14:paraId="3C03EA4B" w14:textId="77777777" w:rsidTr="00604AFC">
        <w:tc>
          <w:tcPr>
            <w:tcW w:w="1786" w:type="dxa"/>
            <w:shd w:val="clear" w:color="auto" w:fill="FFFFFF" w:themeFill="background1"/>
          </w:tcPr>
          <w:p w14:paraId="4C93A76A" w14:textId="0CEDA9FF" w:rsidR="00773784" w:rsidRPr="00087E0A" w:rsidRDefault="00773784" w:rsidP="00E8288E">
            <w:pPr>
              <w:widowControl w:val="0"/>
              <w:autoSpaceDE w:val="0"/>
              <w:autoSpaceDN w:val="0"/>
              <w:adjustRightInd w:val="0"/>
              <w:spacing w:before="60" w:after="60" w:line="280" w:lineRule="atLeast"/>
              <w:rPr>
                <w:b/>
                <w:color w:val="FF0000"/>
              </w:rPr>
            </w:pPr>
          </w:p>
        </w:tc>
        <w:tc>
          <w:tcPr>
            <w:tcW w:w="1151" w:type="dxa"/>
            <w:shd w:val="clear" w:color="auto" w:fill="auto"/>
          </w:tcPr>
          <w:p w14:paraId="578A5896" w14:textId="149F5855" w:rsidR="00773784" w:rsidRPr="00087E0A" w:rsidRDefault="00773784" w:rsidP="00E8288E">
            <w:pPr>
              <w:widowControl w:val="0"/>
              <w:autoSpaceDE w:val="0"/>
              <w:autoSpaceDN w:val="0"/>
              <w:adjustRightInd w:val="0"/>
              <w:spacing w:before="60" w:after="60" w:line="280" w:lineRule="atLeast"/>
              <w:rPr>
                <w:color w:val="FF0000"/>
              </w:rPr>
            </w:pPr>
          </w:p>
        </w:tc>
        <w:tc>
          <w:tcPr>
            <w:tcW w:w="6148" w:type="dxa"/>
          </w:tcPr>
          <w:p w14:paraId="71754C7A" w14:textId="400C6D4D" w:rsidR="00773784" w:rsidRPr="00087E0A" w:rsidRDefault="00773784" w:rsidP="0046329C">
            <w:pPr>
              <w:spacing w:before="60" w:after="60" w:line="280" w:lineRule="atLeast"/>
              <w:rPr>
                <w:color w:val="FF0000"/>
              </w:rPr>
            </w:pPr>
          </w:p>
        </w:tc>
      </w:tr>
    </w:tbl>
    <w:p w14:paraId="7D401064" w14:textId="77777777" w:rsidR="008D5B80" w:rsidRPr="00087E0A" w:rsidRDefault="008D5B80" w:rsidP="008D5B80">
      <w:pPr>
        <w:pStyle w:val="BodyText"/>
        <w:spacing w:after="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D5B80" w:rsidRPr="00087E0A" w14:paraId="129A5141" w14:textId="77777777" w:rsidTr="00604AFC">
        <w:tc>
          <w:tcPr>
            <w:tcW w:w="9080" w:type="dxa"/>
          </w:tcPr>
          <w:p w14:paraId="1DC1C1AB" w14:textId="77777777" w:rsidR="008D5B80" w:rsidRPr="00087E0A" w:rsidRDefault="008D5B80" w:rsidP="00E8288E">
            <w:pPr>
              <w:pStyle w:val="Heading2"/>
              <w:rPr>
                <w:color w:val="FF0000"/>
              </w:rPr>
            </w:pPr>
            <w:r w:rsidRPr="00087E0A">
              <w:rPr>
                <w:color w:val="FF0000"/>
              </w:rPr>
              <w:t>Instructional Note to Group Engagement Team</w:t>
            </w:r>
          </w:p>
          <w:p w14:paraId="2D2F81FB" w14:textId="47A74E57" w:rsidR="008D5B80" w:rsidRPr="00087E0A" w:rsidRDefault="00E84C5F" w:rsidP="00E34447">
            <w:pPr>
              <w:pStyle w:val="BodyText"/>
              <w:spacing w:after="60"/>
              <w:rPr>
                <w:color w:val="FF0000"/>
              </w:rPr>
            </w:pPr>
            <w:r w:rsidRPr="00087E0A">
              <w:rPr>
                <w:color w:val="FF0000"/>
              </w:rPr>
              <w:t>The</w:t>
            </w:r>
            <w:r w:rsidR="008D5B80" w:rsidRPr="00087E0A">
              <w:rPr>
                <w:color w:val="FF0000"/>
              </w:rPr>
              <w:t xml:space="preserve"> following </w:t>
            </w:r>
            <w:r w:rsidR="0027705B" w:rsidRPr="00087E0A">
              <w:rPr>
                <w:color w:val="FF0000"/>
              </w:rPr>
              <w:t>“Classes of transactions, account balances, and disclosures” section</w:t>
            </w:r>
            <w:r w:rsidR="006B28D6" w:rsidRPr="00087E0A">
              <w:rPr>
                <w:color w:val="FF0000"/>
              </w:rPr>
              <w:t xml:space="preserve"> is included</w:t>
            </w:r>
            <w:r w:rsidR="008D5B80" w:rsidRPr="00087E0A">
              <w:rPr>
                <w:color w:val="FF0000"/>
              </w:rPr>
              <w:t xml:space="preserve"> </w:t>
            </w:r>
            <w:r w:rsidR="0027705B" w:rsidRPr="00087E0A">
              <w:rPr>
                <w:color w:val="FF0000"/>
              </w:rPr>
              <w:t xml:space="preserve">only </w:t>
            </w:r>
            <w:r w:rsidR="008D5B80" w:rsidRPr="00087E0A">
              <w:rPr>
                <w:color w:val="FF0000"/>
              </w:rPr>
              <w:t xml:space="preserve">when the </w:t>
            </w:r>
            <w:r w:rsidR="0027705B" w:rsidRPr="00087E0A">
              <w:rPr>
                <w:color w:val="FF0000"/>
              </w:rPr>
              <w:t xml:space="preserve">group </w:t>
            </w:r>
            <w:r w:rsidR="008D5B80" w:rsidRPr="00087E0A">
              <w:rPr>
                <w:color w:val="FF0000"/>
              </w:rPr>
              <w:t xml:space="preserve">engagement team </w:t>
            </w:r>
            <w:r w:rsidR="006B28D6" w:rsidRPr="00087E0A">
              <w:rPr>
                <w:color w:val="FF0000"/>
              </w:rPr>
              <w:t>requests the component auditor to perform certain</w:t>
            </w:r>
            <w:r w:rsidR="008D5B80" w:rsidRPr="00087E0A">
              <w:rPr>
                <w:color w:val="FF0000"/>
              </w:rPr>
              <w:t xml:space="preserve"> audit procedures related to certain classes of transactions, account balances, or disclosures. </w:t>
            </w:r>
            <w:r w:rsidR="0068485D" w:rsidRPr="00087E0A">
              <w:rPr>
                <w:color w:val="FF0000"/>
              </w:rPr>
              <w:t xml:space="preserve">The audit procedures need to be in sufficient detail </w:t>
            </w:r>
            <w:r w:rsidR="0068485D" w:rsidRPr="006B7BB3">
              <w:rPr>
                <w:color w:val="FF0000"/>
              </w:rPr>
              <w:t xml:space="preserve">(nature, timing, and extent) </w:t>
            </w:r>
            <w:r w:rsidR="0068485D" w:rsidRPr="00087E0A">
              <w:rPr>
                <w:color w:val="FF0000"/>
              </w:rPr>
              <w:t>for the component auditor to understand the work to be performed.</w:t>
            </w:r>
          </w:p>
        </w:tc>
      </w:tr>
    </w:tbl>
    <w:p w14:paraId="1D228652" w14:textId="77777777" w:rsidR="00E121C9" w:rsidRDefault="00E121C9" w:rsidP="008D5B80">
      <w:pPr>
        <w:pStyle w:val="Heading2"/>
      </w:pPr>
    </w:p>
    <w:p w14:paraId="452BE0A3" w14:textId="77777777" w:rsidR="008D5B80" w:rsidRPr="00087E0A" w:rsidRDefault="008D5B80" w:rsidP="008D5B80">
      <w:pPr>
        <w:pStyle w:val="Heading2"/>
      </w:pPr>
      <w:r w:rsidRPr="00087E0A">
        <w:t>Classes of transactions, account balances, and disclosures</w:t>
      </w:r>
    </w:p>
    <w:p w14:paraId="242B41B8" w14:textId="77777777" w:rsidR="0068485D" w:rsidRPr="00B2064D" w:rsidRDefault="0068485D" w:rsidP="00935F52">
      <w:pPr>
        <w:pStyle w:val="BodyText"/>
      </w:pPr>
      <w:r w:rsidRPr="00935F52">
        <w:t xml:space="preserve">In connection with your audit of the Component Financial Information, we request that you perform the following procedures with respect to the identified classes of transactions, account balances, or disclosures. The following procedures are in addition to understanding related business processes sufficient to perform the requested procedures and in addition to procedures you deem necessary to perform in connection with your audit of the Component Financial Information. </w:t>
      </w:r>
      <w:r w:rsidRPr="00935F52" w:rsidDel="00E90511">
        <w:t xml:space="preserve"> </w:t>
      </w:r>
    </w:p>
    <w:p w14:paraId="3F55A5A1" w14:textId="329AB445" w:rsidR="004E6425" w:rsidRPr="00087E0A" w:rsidRDefault="004E6425" w:rsidP="004E6425">
      <w:pPr>
        <w:pStyle w:val="BodyText"/>
      </w:pPr>
    </w:p>
    <w:tbl>
      <w:tblPr>
        <w:tblStyle w:val="TableGrid"/>
        <w:tblW w:w="9175" w:type="dxa"/>
        <w:tblLayout w:type="fixed"/>
        <w:tblLook w:val="04A0" w:firstRow="1" w:lastRow="0" w:firstColumn="1" w:lastColumn="0" w:noHBand="0" w:noVBand="1"/>
      </w:tblPr>
      <w:tblGrid>
        <w:gridCol w:w="1704"/>
        <w:gridCol w:w="1261"/>
        <w:gridCol w:w="1081"/>
        <w:gridCol w:w="1272"/>
        <w:gridCol w:w="3857"/>
      </w:tblGrid>
      <w:tr w:rsidR="0068485D" w:rsidRPr="00087E0A" w14:paraId="2042EDBF" w14:textId="77777777" w:rsidTr="00935F52">
        <w:tc>
          <w:tcPr>
            <w:tcW w:w="1704" w:type="dxa"/>
            <w:shd w:val="clear" w:color="auto" w:fill="CCC0D9" w:themeFill="accent4" w:themeFillTint="66"/>
          </w:tcPr>
          <w:p w14:paraId="53BFF837" w14:textId="77777777" w:rsidR="0068485D" w:rsidRPr="00087E0A" w:rsidRDefault="0068485D" w:rsidP="00D809D1">
            <w:pPr>
              <w:pStyle w:val="Heading3"/>
              <w:keepNext w:val="0"/>
              <w:widowControl w:val="0"/>
              <w:spacing w:before="60" w:after="60"/>
              <w:jc w:val="center"/>
              <w:rPr>
                <w:b/>
              </w:rPr>
            </w:pPr>
            <w:r w:rsidRPr="00087E0A">
              <w:rPr>
                <w:b/>
              </w:rPr>
              <w:t xml:space="preserve">Class of transactions, account balance, or </w:t>
            </w:r>
            <w:r w:rsidRPr="00087E0A">
              <w:rPr>
                <w:b/>
              </w:rPr>
              <w:lastRenderedPageBreak/>
              <w:t>disclosure</w:t>
            </w:r>
          </w:p>
        </w:tc>
        <w:tc>
          <w:tcPr>
            <w:tcW w:w="1261" w:type="dxa"/>
            <w:shd w:val="clear" w:color="auto" w:fill="CCC0D9" w:themeFill="accent4" w:themeFillTint="66"/>
          </w:tcPr>
          <w:p w14:paraId="524BC616" w14:textId="413ED5DA" w:rsidR="0068485D" w:rsidRPr="00087E0A" w:rsidRDefault="0068485D" w:rsidP="006B28D6">
            <w:pPr>
              <w:pStyle w:val="Heading3"/>
              <w:keepNext w:val="0"/>
              <w:widowControl w:val="0"/>
              <w:spacing w:before="60" w:after="60"/>
              <w:jc w:val="center"/>
              <w:rPr>
                <w:b/>
              </w:rPr>
            </w:pPr>
            <w:r>
              <w:rPr>
                <w:b/>
              </w:rPr>
              <w:lastRenderedPageBreak/>
              <w:t>Scoping</w:t>
            </w:r>
          </w:p>
        </w:tc>
        <w:tc>
          <w:tcPr>
            <w:tcW w:w="1081" w:type="dxa"/>
            <w:shd w:val="clear" w:color="auto" w:fill="CCC0D9" w:themeFill="accent4" w:themeFillTint="66"/>
          </w:tcPr>
          <w:p w14:paraId="06A230F2" w14:textId="7143D4E8" w:rsidR="0068485D" w:rsidRPr="00087E0A" w:rsidRDefault="0068485D" w:rsidP="006B28D6">
            <w:pPr>
              <w:pStyle w:val="Heading3"/>
              <w:keepNext w:val="0"/>
              <w:widowControl w:val="0"/>
              <w:spacing w:before="60" w:after="60"/>
              <w:jc w:val="center"/>
              <w:rPr>
                <w:b/>
              </w:rPr>
            </w:pPr>
            <w:r w:rsidRPr="00087E0A">
              <w:rPr>
                <w:b/>
              </w:rPr>
              <w:t>Assertion</w:t>
            </w:r>
          </w:p>
        </w:tc>
        <w:tc>
          <w:tcPr>
            <w:tcW w:w="1272" w:type="dxa"/>
            <w:shd w:val="clear" w:color="auto" w:fill="CCC0D9" w:themeFill="accent4" w:themeFillTint="66"/>
          </w:tcPr>
          <w:p w14:paraId="173C7B06" w14:textId="77777777" w:rsidR="0068485D" w:rsidRPr="00087E0A" w:rsidRDefault="0068485D" w:rsidP="00D809D1">
            <w:pPr>
              <w:pStyle w:val="Heading3"/>
              <w:keepNext w:val="0"/>
              <w:widowControl w:val="0"/>
              <w:spacing w:before="60" w:after="60"/>
              <w:jc w:val="center"/>
              <w:rPr>
                <w:b/>
              </w:rPr>
            </w:pPr>
            <w:r w:rsidRPr="00087E0A">
              <w:rPr>
                <w:b/>
              </w:rPr>
              <w:t>Understand relevant controls</w:t>
            </w:r>
          </w:p>
        </w:tc>
        <w:tc>
          <w:tcPr>
            <w:tcW w:w="3857" w:type="dxa"/>
            <w:shd w:val="clear" w:color="auto" w:fill="CCC0D9" w:themeFill="accent4" w:themeFillTint="66"/>
          </w:tcPr>
          <w:p w14:paraId="0648571F" w14:textId="77777777" w:rsidR="0068485D" w:rsidRPr="00087E0A" w:rsidRDefault="0068485D" w:rsidP="00F51A60">
            <w:pPr>
              <w:pStyle w:val="Heading3"/>
              <w:keepNext w:val="0"/>
              <w:widowControl w:val="0"/>
              <w:spacing w:before="60" w:after="60"/>
              <w:jc w:val="center"/>
              <w:rPr>
                <w:b/>
              </w:rPr>
            </w:pPr>
            <w:r w:rsidRPr="00087E0A">
              <w:rPr>
                <w:b/>
              </w:rPr>
              <w:t>Audit procedures</w:t>
            </w:r>
          </w:p>
        </w:tc>
      </w:tr>
      <w:tr w:rsidR="0068485D" w:rsidRPr="00087E0A" w14:paraId="6DD77E89" w14:textId="77777777" w:rsidTr="00935F52">
        <w:trPr>
          <w:trHeight w:val="70"/>
        </w:trPr>
        <w:tc>
          <w:tcPr>
            <w:tcW w:w="1704" w:type="dxa"/>
            <w:shd w:val="clear" w:color="auto" w:fill="FFFFFF" w:themeFill="background1"/>
          </w:tcPr>
          <w:p w14:paraId="42A775AE" w14:textId="68A00AC2" w:rsidR="0068485D" w:rsidRPr="00087E0A" w:rsidRDefault="0068485D" w:rsidP="0046329C">
            <w:pPr>
              <w:widowControl w:val="0"/>
              <w:autoSpaceDE w:val="0"/>
              <w:autoSpaceDN w:val="0"/>
              <w:adjustRightInd w:val="0"/>
              <w:spacing w:before="60" w:after="60" w:line="280" w:lineRule="atLeast"/>
              <w:rPr>
                <w:color w:val="FF0000"/>
              </w:rPr>
            </w:pPr>
          </w:p>
        </w:tc>
        <w:tc>
          <w:tcPr>
            <w:tcW w:w="1261" w:type="dxa"/>
          </w:tcPr>
          <w:p w14:paraId="1E12259B" w14:textId="10634F51" w:rsidR="0068485D" w:rsidRPr="00087E0A" w:rsidRDefault="00985342" w:rsidP="00D809D1">
            <w:pPr>
              <w:widowControl w:val="0"/>
              <w:autoSpaceDE w:val="0"/>
              <w:autoSpaceDN w:val="0"/>
              <w:adjustRightInd w:val="0"/>
              <w:spacing w:before="60" w:after="60" w:line="280" w:lineRule="atLeast"/>
              <w:rPr>
                <w:color w:val="FF0000"/>
              </w:rPr>
            </w:pPr>
            <w:r w:rsidRPr="65FBA51E">
              <w:rPr>
                <w:color w:val="FF0000"/>
              </w:rPr>
              <w:t>(</w:t>
            </w:r>
            <w:r w:rsidR="0068485D" w:rsidRPr="65FBA51E">
              <w:rPr>
                <w:color w:val="FF0000"/>
              </w:rPr>
              <w:t>S</w:t>
            </w:r>
            <w:r w:rsidR="001031CE">
              <w:rPr>
                <w:color w:val="FF0000"/>
              </w:rPr>
              <w:t>ignificant</w:t>
            </w:r>
            <w:r w:rsidR="0068485D" w:rsidRPr="65FBA51E">
              <w:rPr>
                <w:color w:val="FF0000"/>
              </w:rPr>
              <w:t xml:space="preserve">, Material or </w:t>
            </w:r>
            <w:r w:rsidR="00612B9A" w:rsidRPr="65FBA51E">
              <w:rPr>
                <w:color w:val="FF0000"/>
              </w:rPr>
              <w:t>O</w:t>
            </w:r>
            <w:r w:rsidR="0068485D" w:rsidRPr="65FBA51E">
              <w:rPr>
                <w:color w:val="FF0000"/>
              </w:rPr>
              <w:t>ther</w:t>
            </w:r>
            <w:r w:rsidRPr="65FBA51E">
              <w:rPr>
                <w:color w:val="FF0000"/>
              </w:rPr>
              <w:t>)</w:t>
            </w:r>
          </w:p>
        </w:tc>
        <w:tc>
          <w:tcPr>
            <w:tcW w:w="1081" w:type="dxa"/>
            <w:shd w:val="clear" w:color="auto" w:fill="auto"/>
          </w:tcPr>
          <w:p w14:paraId="2D5A5E04" w14:textId="3FFB12EF" w:rsidR="0068485D" w:rsidRPr="00087E0A" w:rsidRDefault="0068485D" w:rsidP="00D809D1">
            <w:pPr>
              <w:widowControl w:val="0"/>
              <w:autoSpaceDE w:val="0"/>
              <w:autoSpaceDN w:val="0"/>
              <w:adjustRightInd w:val="0"/>
              <w:spacing w:before="60" w:after="60" w:line="280" w:lineRule="atLeast"/>
              <w:rPr>
                <w:color w:val="FF0000"/>
              </w:rPr>
            </w:pPr>
          </w:p>
        </w:tc>
        <w:tc>
          <w:tcPr>
            <w:tcW w:w="1272" w:type="dxa"/>
          </w:tcPr>
          <w:p w14:paraId="7ED59611" w14:textId="77777777" w:rsidR="0068485D" w:rsidRPr="00087E0A" w:rsidRDefault="0068485D" w:rsidP="00604AFC">
            <w:pPr>
              <w:widowControl w:val="0"/>
              <w:autoSpaceDE w:val="0"/>
              <w:autoSpaceDN w:val="0"/>
              <w:adjustRightInd w:val="0"/>
              <w:spacing w:before="60" w:after="60" w:line="280" w:lineRule="atLeast"/>
              <w:jc w:val="center"/>
              <w:rPr>
                <w:color w:val="FF0000"/>
              </w:rPr>
            </w:pPr>
            <w:r w:rsidRPr="00087E0A">
              <w:rPr>
                <w:color w:val="FF0000"/>
              </w:rPr>
              <w:t>Yes or No</w:t>
            </w:r>
          </w:p>
        </w:tc>
        <w:tc>
          <w:tcPr>
            <w:tcW w:w="3857" w:type="dxa"/>
          </w:tcPr>
          <w:p w14:paraId="62EB097A" w14:textId="78B2A513" w:rsidR="0068485D" w:rsidRPr="00087E0A" w:rsidRDefault="0068485D" w:rsidP="0046329C">
            <w:pPr>
              <w:spacing w:before="60" w:after="60" w:line="280" w:lineRule="exact"/>
              <w:rPr>
                <w:color w:val="FF0000"/>
              </w:rPr>
            </w:pPr>
          </w:p>
        </w:tc>
      </w:tr>
    </w:tbl>
    <w:p w14:paraId="7F1E3937" w14:textId="0DA6D41E" w:rsidR="004E6425" w:rsidRDefault="004E6425" w:rsidP="001A21F9">
      <w:pPr>
        <w:pStyle w:val="BodyText"/>
        <w:spacing w:after="0"/>
      </w:pPr>
    </w:p>
    <w:p w14:paraId="0DCAE117" w14:textId="25AE6B07" w:rsidR="0068485D" w:rsidRDefault="0068485D" w:rsidP="00985342">
      <w:pPr>
        <w:pStyle w:val="BodyText"/>
      </w:pPr>
      <w:r w:rsidRPr="00985342">
        <w:t>A significant class of transactions, account balance, or disclosure associated with a risk(s) of material misstatement at the assertion level.</w:t>
      </w:r>
      <w:r w:rsidRPr="00B2064D">
        <w:rPr>
          <w:b/>
          <w:color w:val="FF0000"/>
        </w:rPr>
        <w:t xml:space="preserve"> </w:t>
      </w:r>
      <w:r w:rsidRPr="00935F52">
        <w:rPr>
          <w:rFonts w:ascii="Arial Black" w:hAnsi="Arial Black"/>
          <w:color w:val="FF0000"/>
          <w:kern w:val="32"/>
          <w:sz w:val="19"/>
          <w:szCs w:val="24"/>
        </w:rPr>
        <w:t xml:space="preserve">(Include if requesting procedures related to material only scoped items: </w:t>
      </w:r>
      <w:r w:rsidRPr="00935F52">
        <w:rPr>
          <w:color w:val="FF0000"/>
        </w:rPr>
        <w:t>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 (Include if requesting procedures related to other scoped items: Audit procedures may also be performed for other classes of transactions, account balances, or disclosures to obtain sufficient appropriate audit evidence to reduce the audit risk of undetected material misstatement or to incorporate an element of unpredictability.)</w:t>
      </w:r>
    </w:p>
    <w:tbl>
      <w:tblPr>
        <w:tblStyle w:val="GTITableStyle1"/>
        <w:tblW w:w="935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350"/>
      </w:tblGrid>
      <w:tr w:rsidR="00985342" w:rsidRPr="00FD2462" w14:paraId="42764F42" w14:textId="77777777" w:rsidTr="004B2396">
        <w:tc>
          <w:tcPr>
            <w:tcW w:w="9350" w:type="dxa"/>
          </w:tcPr>
          <w:p w14:paraId="4CB71B26" w14:textId="77777777" w:rsidR="00985342" w:rsidRPr="00985342" w:rsidRDefault="00985342" w:rsidP="00985342">
            <w:pPr>
              <w:pStyle w:val="Heading2"/>
              <w:rPr>
                <w:color w:val="FF0000"/>
              </w:rPr>
            </w:pPr>
            <w:r w:rsidRPr="00985342">
              <w:rPr>
                <w:color w:val="FF0000"/>
              </w:rPr>
              <w:t>Instructional Note to Group Engagement Team</w:t>
            </w:r>
          </w:p>
          <w:p w14:paraId="279962F6" w14:textId="77777777" w:rsidR="00985342" w:rsidRPr="00E91B72" w:rsidRDefault="00985342" w:rsidP="00985342">
            <w:pPr>
              <w:pStyle w:val="BodyText"/>
              <w:spacing w:after="60"/>
              <w:rPr>
                <w:rFonts w:ascii="Arial" w:hAnsi="Arial"/>
                <w:color w:val="FF0000"/>
                <w:sz w:val="18"/>
                <w:szCs w:val="18"/>
              </w:rPr>
            </w:pPr>
            <w:r w:rsidRPr="00985342">
              <w:rPr>
                <w:color w:val="FF0000"/>
              </w:rPr>
              <w:t>The following “Procedures performed by group engagement team” section is included only when the group engagement team will perform procedures on certain classes of transactions, account balances, or disclosures (for example, goodwill or taxes), which would be scoped out of the component auditor’s procedures for purposes of the group audit.</w:t>
            </w:r>
          </w:p>
        </w:tc>
      </w:tr>
    </w:tbl>
    <w:p w14:paraId="29CB4F1A" w14:textId="77777777" w:rsidR="00985342" w:rsidRDefault="00985342" w:rsidP="00985342">
      <w:pPr>
        <w:pStyle w:val="Heading2"/>
      </w:pPr>
    </w:p>
    <w:p w14:paraId="4FCB734A" w14:textId="69E24DB0" w:rsidR="00985342" w:rsidRPr="00985342" w:rsidRDefault="00985342" w:rsidP="00985342">
      <w:pPr>
        <w:pStyle w:val="Heading2"/>
      </w:pPr>
      <w:r w:rsidRPr="00985342">
        <w:t>Procedures performed by group engagement team</w:t>
      </w:r>
    </w:p>
    <w:p w14:paraId="4B12AF54" w14:textId="77777777" w:rsidR="00985342" w:rsidRPr="00935F52" w:rsidRDefault="00985342" w:rsidP="00935F52">
      <w:pPr>
        <w:pStyle w:val="BodyText"/>
      </w:pPr>
      <w:r w:rsidRPr="00935F52">
        <w:t xml:space="preserve">For purposes of your risk assessment and scoping, the group engagement team will directly perform procedures related to the following classes of transactions, account balances, and disclosures relative to the Component. </w:t>
      </w:r>
    </w:p>
    <w:tbl>
      <w:tblPr>
        <w:tblStyle w:val="TableGrid"/>
        <w:tblW w:w="6115" w:type="dxa"/>
        <w:tblLayout w:type="fixed"/>
        <w:tblLook w:val="04A0" w:firstRow="1" w:lastRow="0" w:firstColumn="1" w:lastColumn="0" w:noHBand="0" w:noVBand="1"/>
      </w:tblPr>
      <w:tblGrid>
        <w:gridCol w:w="6115"/>
      </w:tblGrid>
      <w:tr w:rsidR="00985342" w:rsidRPr="00FD2462" w14:paraId="0A630E61" w14:textId="77777777" w:rsidTr="00935F52">
        <w:tc>
          <w:tcPr>
            <w:tcW w:w="6115" w:type="dxa"/>
            <w:shd w:val="clear" w:color="auto" w:fill="CCC0D9" w:themeFill="accent4" w:themeFillTint="66"/>
          </w:tcPr>
          <w:p w14:paraId="26DD145D" w14:textId="77777777" w:rsidR="00985342" w:rsidRPr="00935F52" w:rsidRDefault="00985342" w:rsidP="00935F52">
            <w:pPr>
              <w:pStyle w:val="Heading3"/>
              <w:keepNext w:val="0"/>
              <w:widowControl w:val="0"/>
              <w:spacing w:before="60" w:after="60"/>
              <w:jc w:val="center"/>
            </w:pPr>
            <w:r w:rsidRPr="00935F52">
              <w:rPr>
                <w:b/>
              </w:rPr>
              <w:t>Out of scope class of transactions, account balance, or disclosure</w:t>
            </w:r>
          </w:p>
        </w:tc>
      </w:tr>
      <w:tr w:rsidR="00985342" w:rsidRPr="00FD2462" w14:paraId="37C98268" w14:textId="77777777" w:rsidTr="00935F52">
        <w:trPr>
          <w:trHeight w:val="70"/>
        </w:trPr>
        <w:tc>
          <w:tcPr>
            <w:tcW w:w="6115" w:type="dxa"/>
            <w:shd w:val="clear" w:color="auto" w:fill="FFFFFF" w:themeFill="background1"/>
          </w:tcPr>
          <w:p w14:paraId="152B4382" w14:textId="77777777" w:rsidR="00985342" w:rsidRPr="00FD2462" w:rsidRDefault="00985342" w:rsidP="004B2396">
            <w:pPr>
              <w:spacing w:before="60" w:after="60" w:line="280" w:lineRule="exact"/>
              <w:rPr>
                <w:color w:val="FF0000"/>
              </w:rPr>
            </w:pPr>
          </w:p>
        </w:tc>
      </w:tr>
    </w:tbl>
    <w:p w14:paraId="5424407D" w14:textId="77777777" w:rsidR="0068485D" w:rsidRPr="00087E0A" w:rsidRDefault="0068485D" w:rsidP="001A21F9">
      <w:pPr>
        <w:pStyle w:val="BodyText"/>
        <w:spacing w:after="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A3D7F" w:rsidRPr="00087E0A" w14:paraId="39E734F3" w14:textId="77777777" w:rsidTr="00604AFC">
        <w:tc>
          <w:tcPr>
            <w:tcW w:w="9080" w:type="dxa"/>
          </w:tcPr>
          <w:p w14:paraId="4585DF1A" w14:textId="77777777" w:rsidR="006A3D7F" w:rsidRPr="00087E0A" w:rsidRDefault="006A3D7F" w:rsidP="0058409C">
            <w:pPr>
              <w:pStyle w:val="Heading2"/>
              <w:rPr>
                <w:color w:val="FF0000"/>
              </w:rPr>
            </w:pPr>
            <w:r w:rsidRPr="00087E0A">
              <w:rPr>
                <w:color w:val="FF0000"/>
              </w:rPr>
              <w:t>Instructional Note to Group Engagement Team</w:t>
            </w:r>
          </w:p>
          <w:p w14:paraId="3BCCC67B" w14:textId="77777777" w:rsidR="006A3D7F" w:rsidRPr="00087E0A" w:rsidRDefault="00D40FC9" w:rsidP="006B28D6">
            <w:pPr>
              <w:pStyle w:val="BodyText"/>
              <w:spacing w:after="60"/>
              <w:rPr>
                <w:color w:val="FF0000"/>
              </w:rPr>
            </w:pPr>
            <w:r w:rsidRPr="00087E0A">
              <w:rPr>
                <w:color w:val="FF0000"/>
              </w:rPr>
              <w:t>Include the</w:t>
            </w:r>
            <w:r w:rsidR="00863E8E" w:rsidRPr="00087E0A">
              <w:rPr>
                <w:color w:val="FF0000"/>
              </w:rPr>
              <w:t xml:space="preserve"> following </w:t>
            </w:r>
            <w:r w:rsidR="0081219F" w:rsidRPr="00087E0A">
              <w:rPr>
                <w:color w:val="FF0000"/>
              </w:rPr>
              <w:t xml:space="preserve">“Adjustments for differences in financial reporting frameworks or accounting policies” section </w:t>
            </w:r>
            <w:r w:rsidRPr="00087E0A">
              <w:rPr>
                <w:color w:val="FF0000"/>
              </w:rPr>
              <w:t xml:space="preserve">only </w:t>
            </w:r>
            <w:r w:rsidR="00863E8E" w:rsidRPr="00087E0A">
              <w:rPr>
                <w:color w:val="FF0000"/>
              </w:rPr>
              <w:t xml:space="preserve">when </w:t>
            </w:r>
            <w:r w:rsidRPr="00087E0A">
              <w:rPr>
                <w:color w:val="FF0000"/>
              </w:rPr>
              <w:t xml:space="preserve">(a) </w:t>
            </w:r>
            <w:r w:rsidR="00863E8E" w:rsidRPr="00087E0A">
              <w:rPr>
                <w:color w:val="FF0000"/>
              </w:rPr>
              <w:t xml:space="preserve">the financial reporting framework </w:t>
            </w:r>
            <w:r w:rsidR="00A168B4" w:rsidRPr="00087E0A">
              <w:rPr>
                <w:color w:val="FF0000"/>
              </w:rPr>
              <w:t xml:space="preserve">or accounting policies </w:t>
            </w:r>
            <w:r w:rsidR="00863E8E" w:rsidRPr="00087E0A">
              <w:rPr>
                <w:color w:val="FF0000"/>
              </w:rPr>
              <w:t>used to prepare the component financial information differ from that used to prepare the group financial statements</w:t>
            </w:r>
            <w:r w:rsidRPr="00087E0A">
              <w:rPr>
                <w:color w:val="FF0000"/>
              </w:rPr>
              <w:t>,</w:t>
            </w:r>
            <w:r w:rsidR="00863E8E" w:rsidRPr="00087E0A">
              <w:rPr>
                <w:color w:val="FF0000"/>
              </w:rPr>
              <w:t xml:space="preserve"> and </w:t>
            </w:r>
            <w:r w:rsidRPr="00087E0A">
              <w:rPr>
                <w:color w:val="FF0000"/>
              </w:rPr>
              <w:t xml:space="preserve">(b) </w:t>
            </w:r>
            <w:r w:rsidR="00863E8E" w:rsidRPr="00087E0A">
              <w:rPr>
                <w:color w:val="FF0000"/>
              </w:rPr>
              <w:t>component management is responsible for the conversion adjustments to conform the component financial information to the group financial reporting framework</w:t>
            </w:r>
            <w:r w:rsidR="00A168B4" w:rsidRPr="00087E0A">
              <w:rPr>
                <w:color w:val="FF0000"/>
              </w:rPr>
              <w:t xml:space="preserve"> or accounting policies</w:t>
            </w:r>
            <w:r w:rsidR="006B28D6" w:rsidRPr="00087E0A">
              <w:rPr>
                <w:color w:val="FF0000"/>
              </w:rPr>
              <w:t>, and therefore, the component auditor performs audit procedures on such conversion adjustments</w:t>
            </w:r>
            <w:r w:rsidR="00863E8E" w:rsidRPr="00087E0A">
              <w:rPr>
                <w:color w:val="FF0000"/>
              </w:rPr>
              <w:t>.</w:t>
            </w:r>
            <w:r w:rsidR="00FE3D07" w:rsidRPr="00087E0A">
              <w:rPr>
                <w:color w:val="FF0000"/>
              </w:rPr>
              <w:t xml:space="preserve"> </w:t>
            </w:r>
          </w:p>
        </w:tc>
      </w:tr>
    </w:tbl>
    <w:p w14:paraId="5087C318" w14:textId="77777777" w:rsidR="00E121C9" w:rsidRDefault="00E121C9" w:rsidP="001A21F9">
      <w:pPr>
        <w:pStyle w:val="Heading2"/>
      </w:pPr>
    </w:p>
    <w:p w14:paraId="75E72710" w14:textId="77777777" w:rsidR="001A21F9" w:rsidRPr="00087E0A" w:rsidRDefault="00245402" w:rsidP="001A21F9">
      <w:pPr>
        <w:pStyle w:val="Heading2"/>
      </w:pPr>
      <w:r w:rsidRPr="00087E0A">
        <w:t>Adjustments for differences in financial reporting frameworks or accounting policies</w:t>
      </w:r>
    </w:p>
    <w:p w14:paraId="3FD29A62" w14:textId="77777777" w:rsidR="005728A6" w:rsidRPr="00087E0A" w:rsidRDefault="001A21F9" w:rsidP="001C59A4">
      <w:pPr>
        <w:autoSpaceDE w:val="0"/>
        <w:autoSpaceDN w:val="0"/>
        <w:adjustRightInd w:val="0"/>
        <w:spacing w:after="284" w:line="280" w:lineRule="atLeast"/>
      </w:pPr>
      <w:r w:rsidRPr="00087E0A">
        <w:t xml:space="preserve">The Group Financial Statements will be prepared in accordance with </w:t>
      </w:r>
      <w:r w:rsidRPr="00087E0A">
        <w:rPr>
          <w:color w:val="FF0000"/>
        </w:rPr>
        <w:t>(identify financial reporting framework applicable to group financial statements)</w:t>
      </w:r>
      <w:r w:rsidR="00D40FC9" w:rsidRPr="00087E0A">
        <w:t>. The Component Financial I</w:t>
      </w:r>
      <w:r w:rsidRPr="00087E0A">
        <w:t xml:space="preserve">nformation will be prepared in accordance with </w:t>
      </w:r>
      <w:r w:rsidRPr="00087E0A">
        <w:rPr>
          <w:color w:val="FF0000"/>
        </w:rPr>
        <w:t>(identify financial reporting framework applicable to component financial information)</w:t>
      </w:r>
      <w:r w:rsidRPr="00087E0A">
        <w:t xml:space="preserve">. </w:t>
      </w:r>
      <w:r w:rsidRPr="00087E0A">
        <w:rPr>
          <w:rFonts w:cs="TimesNewRomanPSMT"/>
          <w:szCs w:val="22"/>
        </w:rPr>
        <w:t xml:space="preserve">Component management is responsible for reconciling the Component Financial Information to the financial reporting framework </w:t>
      </w:r>
      <w:r w:rsidR="006B28D6" w:rsidRPr="00087E0A">
        <w:rPr>
          <w:rFonts w:cs="TimesNewRomanPSMT"/>
          <w:szCs w:val="22"/>
        </w:rPr>
        <w:t xml:space="preserve">and selected accounting policies </w:t>
      </w:r>
      <w:r w:rsidRPr="00087E0A">
        <w:rPr>
          <w:rFonts w:cs="TimesNewRomanPSMT"/>
          <w:szCs w:val="22"/>
        </w:rPr>
        <w:t xml:space="preserve">applicable to the Group Financial </w:t>
      </w:r>
      <w:r w:rsidRPr="00087E0A">
        <w:t xml:space="preserve">Statements. We expect you to apply audit procedures on the conversion adjustments to the Component Financial Information.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A3D7F" w:rsidRPr="00087E0A" w14:paraId="69245A06" w14:textId="77777777" w:rsidTr="00604AFC">
        <w:tc>
          <w:tcPr>
            <w:tcW w:w="9080" w:type="dxa"/>
          </w:tcPr>
          <w:p w14:paraId="0D7967F6" w14:textId="77777777" w:rsidR="006A3D7F" w:rsidRPr="00087E0A" w:rsidRDefault="006A3D7F" w:rsidP="0058409C">
            <w:pPr>
              <w:pStyle w:val="Heading2"/>
              <w:rPr>
                <w:color w:val="FF0000"/>
              </w:rPr>
            </w:pPr>
            <w:r w:rsidRPr="00087E0A">
              <w:rPr>
                <w:color w:val="FF0000"/>
              </w:rPr>
              <w:lastRenderedPageBreak/>
              <w:t>Instructional Note to Group Engagement Team</w:t>
            </w:r>
          </w:p>
          <w:p w14:paraId="0596115A" w14:textId="02405240" w:rsidR="006A3D7F" w:rsidRPr="00087E0A" w:rsidRDefault="00A82D55" w:rsidP="00BA60CA">
            <w:pPr>
              <w:pStyle w:val="BodyText"/>
              <w:spacing w:after="60"/>
              <w:rPr>
                <w:color w:val="FF0000"/>
              </w:rPr>
            </w:pPr>
            <w:r w:rsidRPr="00087E0A">
              <w:rPr>
                <w:color w:val="FF0000"/>
              </w:rPr>
              <w:t xml:space="preserve">For components where an audit of financial information is performed, the group engagement team or the component auditor is required to perform subsequent events procedures </w:t>
            </w:r>
            <w:r w:rsidR="00CF7926" w:rsidRPr="00087E0A">
              <w:rPr>
                <w:color w:val="FF0000"/>
              </w:rPr>
              <w:t xml:space="preserve">between the date of their </w:t>
            </w:r>
            <w:r w:rsidR="008F5474" w:rsidRPr="00087E0A">
              <w:rPr>
                <w:color w:val="FF0000"/>
              </w:rPr>
              <w:t>c</w:t>
            </w:r>
            <w:r w:rsidR="00CF7926" w:rsidRPr="00087E0A">
              <w:rPr>
                <w:color w:val="FF0000"/>
              </w:rPr>
              <w:t xml:space="preserve">ompletion </w:t>
            </w:r>
            <w:r w:rsidR="008F5474" w:rsidRPr="00087E0A">
              <w:rPr>
                <w:color w:val="FF0000"/>
              </w:rPr>
              <w:t>m</w:t>
            </w:r>
            <w:r w:rsidR="00CF7926" w:rsidRPr="00087E0A">
              <w:rPr>
                <w:color w:val="FF0000"/>
              </w:rPr>
              <w:t>emorandum (or auditor’s report) and the date of the auditor’s report on the group financial statements</w:t>
            </w:r>
            <w:r w:rsidRPr="00087E0A">
              <w:rPr>
                <w:color w:val="FF0000"/>
              </w:rPr>
              <w:t xml:space="preserve">. </w:t>
            </w:r>
            <w:r w:rsidR="00C64FAA" w:rsidRPr="00087E0A">
              <w:rPr>
                <w:color w:val="FF0000"/>
              </w:rPr>
              <w:t>If</w:t>
            </w:r>
            <w:r w:rsidRPr="00087E0A">
              <w:rPr>
                <w:color w:val="FF0000"/>
              </w:rPr>
              <w:t xml:space="preserve"> the group engagement team will request the component auditor to perform such procedures</w:t>
            </w:r>
            <w:r w:rsidR="00C64FAA" w:rsidRPr="00087E0A">
              <w:rPr>
                <w:color w:val="FF0000"/>
              </w:rPr>
              <w:t>, include the following</w:t>
            </w:r>
            <w:r w:rsidR="0081219F" w:rsidRPr="00087E0A">
              <w:rPr>
                <w:color w:val="FF0000"/>
              </w:rPr>
              <w:t xml:space="preserve"> “Subsequent events procedures” section and attach</w:t>
            </w:r>
            <w:r w:rsidR="008F5474" w:rsidRPr="00087E0A">
              <w:rPr>
                <w:color w:val="FF0000"/>
              </w:rPr>
              <w:t xml:space="preserve"> the Subsequent Events Memorandum to this document. </w:t>
            </w:r>
            <w:r w:rsidR="00863E8E" w:rsidRPr="00087E0A">
              <w:rPr>
                <w:color w:val="FF0000"/>
              </w:rPr>
              <w:t xml:space="preserve">The procedures to be performed may </w:t>
            </w:r>
            <w:r w:rsidR="00E87089" w:rsidRPr="00087E0A">
              <w:rPr>
                <w:color w:val="FF0000"/>
              </w:rPr>
              <w:t xml:space="preserve">be </w:t>
            </w:r>
            <w:r w:rsidR="00863E8E" w:rsidRPr="00087E0A">
              <w:rPr>
                <w:color w:val="FF0000"/>
              </w:rPr>
              <w:t>revised to align with the applicable professional standards.</w:t>
            </w:r>
          </w:p>
        </w:tc>
      </w:tr>
    </w:tbl>
    <w:p w14:paraId="035443C1" w14:textId="77777777" w:rsidR="00E121C9" w:rsidRDefault="00E121C9" w:rsidP="00C227E0">
      <w:pPr>
        <w:pStyle w:val="Heading2"/>
      </w:pPr>
    </w:p>
    <w:p w14:paraId="329E7817" w14:textId="77777777" w:rsidR="00943D55" w:rsidRPr="00087E0A" w:rsidRDefault="00943D55" w:rsidP="00C227E0">
      <w:pPr>
        <w:pStyle w:val="Heading2"/>
      </w:pPr>
      <w:r w:rsidRPr="00087E0A">
        <w:t>Subsequent events procedures</w:t>
      </w:r>
    </w:p>
    <w:p w14:paraId="0471D104" w14:textId="559441FB" w:rsidR="00C227E0" w:rsidRPr="00087E0A" w:rsidRDefault="00C227E0" w:rsidP="00A82D55">
      <w:pPr>
        <w:pStyle w:val="BodyText"/>
        <w:spacing w:after="120"/>
      </w:pPr>
      <w:r w:rsidRPr="00087E0A">
        <w:t>The following provides a list of procedures to be performed by you for the purpose of identi</w:t>
      </w:r>
      <w:r w:rsidR="001C5DD6" w:rsidRPr="00087E0A">
        <w:t xml:space="preserve">fying events that occur at the Component </w:t>
      </w:r>
      <w:r w:rsidRPr="00087E0A">
        <w:t xml:space="preserve">between the date of your </w:t>
      </w:r>
      <w:r w:rsidR="00534A4C" w:rsidRPr="00087E0A">
        <w:t>Completion</w:t>
      </w:r>
      <w:r w:rsidR="001C5DD6" w:rsidRPr="00087E0A">
        <w:t xml:space="preserve"> Memorandum</w:t>
      </w:r>
      <w:r w:rsidRPr="00087E0A">
        <w:rPr>
          <w:color w:val="FF0000"/>
        </w:rPr>
        <w:t xml:space="preserve"> </w:t>
      </w:r>
      <w:r w:rsidR="008F5474" w:rsidRPr="00087E0A">
        <w:rPr>
          <w:color w:val="FF0000"/>
        </w:rPr>
        <w:t>(alternatively, auditor’s report on the Component Financial Information)</w:t>
      </w:r>
      <w:r w:rsidR="008F5474" w:rsidRPr="00087E0A">
        <w:t xml:space="preserve"> </w:t>
      </w:r>
      <w:r w:rsidRPr="00087E0A">
        <w:t xml:space="preserve">and the date of our auditor’s report </w:t>
      </w:r>
      <w:r w:rsidR="001C5DD6" w:rsidRPr="00087E0A">
        <w:t>on the Group Financial Statements</w:t>
      </w:r>
      <w:r w:rsidR="00CE294C" w:rsidRPr="00087E0A">
        <w:t>,</w:t>
      </w:r>
      <w:r w:rsidR="001C5DD6" w:rsidRPr="00087E0A">
        <w:t xml:space="preserve"> </w:t>
      </w:r>
      <w:r w:rsidR="00CE294C" w:rsidRPr="00087E0A">
        <w:t xml:space="preserve">or as near as practicable thereto, </w:t>
      </w:r>
      <w:r w:rsidRPr="00087E0A">
        <w:t xml:space="preserve">that may require adjustment to, or disclosure in, the </w:t>
      </w:r>
      <w:r w:rsidR="001C5DD6" w:rsidRPr="00087E0A">
        <w:t>Group Financial S</w:t>
      </w:r>
      <w:r w:rsidRPr="00087E0A">
        <w:t xml:space="preserve">tatements. </w:t>
      </w:r>
      <w:r w:rsidR="00A230A1" w:rsidRPr="00087E0A">
        <w:t>We will inform you of this date.</w:t>
      </w:r>
    </w:p>
    <w:p w14:paraId="1D6C44F2" w14:textId="77777777" w:rsidR="00C227E0" w:rsidRPr="00087E0A" w:rsidRDefault="00C227E0" w:rsidP="00A82D55">
      <w:pPr>
        <w:pStyle w:val="BodyText"/>
        <w:numPr>
          <w:ilvl w:val="0"/>
          <w:numId w:val="44"/>
        </w:numPr>
        <w:tabs>
          <w:tab w:val="left" w:pos="360"/>
        </w:tabs>
        <w:spacing w:after="120"/>
        <w:ind w:left="360"/>
      </w:pPr>
      <w:r w:rsidRPr="00087E0A">
        <w:t xml:space="preserve">Obtain an understanding of any procedures that </w:t>
      </w:r>
      <w:r w:rsidR="00A230A1" w:rsidRPr="00087E0A">
        <w:t xml:space="preserve">Component </w:t>
      </w:r>
      <w:r w:rsidRPr="00087E0A">
        <w:t xml:space="preserve">management has established to ensure that subsequent events are identified and communicated to </w:t>
      </w:r>
      <w:r w:rsidR="00A230A1" w:rsidRPr="00087E0A">
        <w:t>the Group</w:t>
      </w:r>
    </w:p>
    <w:p w14:paraId="5D9DBE1F" w14:textId="10C9EAC5" w:rsidR="00C227E0" w:rsidRPr="00087E0A" w:rsidRDefault="00C227E0" w:rsidP="00A82D55">
      <w:pPr>
        <w:pStyle w:val="BodyText"/>
        <w:numPr>
          <w:ilvl w:val="0"/>
          <w:numId w:val="44"/>
        </w:numPr>
        <w:tabs>
          <w:tab w:val="left" w:pos="360"/>
        </w:tabs>
        <w:spacing w:after="120"/>
        <w:ind w:left="360"/>
      </w:pPr>
      <w:r w:rsidRPr="00087E0A">
        <w:t xml:space="preserve">Inquire of </w:t>
      </w:r>
      <w:r w:rsidR="00A230A1" w:rsidRPr="00087E0A">
        <w:t xml:space="preserve">Component </w:t>
      </w:r>
      <w:r w:rsidRPr="00087E0A">
        <w:t xml:space="preserve">management and, when appropriate, those charged with governance about whether any subsequent events have occurred that might affect the </w:t>
      </w:r>
      <w:r w:rsidR="00A230A1" w:rsidRPr="00087E0A">
        <w:t>Group Financial S</w:t>
      </w:r>
      <w:r w:rsidRPr="00087E0A">
        <w:t>tatements. The nature and extent of these inquir</w:t>
      </w:r>
      <w:r w:rsidR="006B6182">
        <w:t>i</w:t>
      </w:r>
      <w:r w:rsidRPr="00087E0A">
        <w:t>es is based on your judgment of the risks of material misstatement, in consideration</w:t>
      </w:r>
      <w:r w:rsidR="00A230A1" w:rsidRPr="00087E0A">
        <w:t xml:space="preserve"> of the guidance in paragraph A9</w:t>
      </w:r>
      <w:r w:rsidRPr="00087E0A">
        <w:t xml:space="preserve"> of </w:t>
      </w:r>
      <w:r w:rsidR="00A230A1" w:rsidRPr="00087E0A">
        <w:t>ISA</w:t>
      </w:r>
      <w:r w:rsidRPr="00087E0A">
        <w:t xml:space="preserve"> 560, </w:t>
      </w:r>
      <w:r w:rsidRPr="00087E0A">
        <w:rPr>
          <w:i/>
        </w:rPr>
        <w:t>Subsequent Events and Subsequently Discovered Facts</w:t>
      </w:r>
    </w:p>
    <w:p w14:paraId="07938CAC" w14:textId="77777777" w:rsidR="00C227E0" w:rsidRPr="00087E0A" w:rsidRDefault="00C227E0" w:rsidP="00A82D55">
      <w:pPr>
        <w:pStyle w:val="BodyText"/>
        <w:numPr>
          <w:ilvl w:val="0"/>
          <w:numId w:val="44"/>
        </w:numPr>
        <w:tabs>
          <w:tab w:val="left" w:pos="360"/>
        </w:tabs>
        <w:spacing w:after="120"/>
        <w:ind w:left="360"/>
      </w:pPr>
      <w:r w:rsidRPr="00087E0A">
        <w:t xml:space="preserve">Read minutes, if any, of the meetings of the </w:t>
      </w:r>
      <w:r w:rsidR="00A230A1" w:rsidRPr="00087E0A">
        <w:t xml:space="preserve">Component’s </w:t>
      </w:r>
      <w:r w:rsidRPr="00087E0A">
        <w:t xml:space="preserve">owners, management, and those charged with governance that have been held after the date of the </w:t>
      </w:r>
      <w:r w:rsidR="00A230A1" w:rsidRPr="00087E0A">
        <w:t>Component Financial Information</w:t>
      </w:r>
      <w:r w:rsidRPr="00087E0A">
        <w:t xml:space="preserve"> and </w:t>
      </w:r>
      <w:r w:rsidR="0067183D" w:rsidRPr="00087E0A">
        <w:t xml:space="preserve">inquire </w:t>
      </w:r>
      <w:r w:rsidRPr="00087E0A">
        <w:t>about matters discussed at any such meetings for which minu</w:t>
      </w:r>
      <w:r w:rsidR="00A82D55" w:rsidRPr="00087E0A">
        <w:t>tes are not yet available</w:t>
      </w:r>
    </w:p>
    <w:p w14:paraId="42885B0E" w14:textId="77777777" w:rsidR="00C227E0" w:rsidRPr="00087E0A" w:rsidRDefault="00C227E0" w:rsidP="00A82D55">
      <w:pPr>
        <w:pStyle w:val="BodyText"/>
        <w:numPr>
          <w:ilvl w:val="0"/>
          <w:numId w:val="44"/>
        </w:numPr>
        <w:tabs>
          <w:tab w:val="left" w:pos="360"/>
        </w:tabs>
        <w:spacing w:after="120"/>
        <w:ind w:left="360"/>
        <w:rPr>
          <w:color w:val="000000"/>
        </w:rPr>
      </w:pPr>
      <w:r w:rsidRPr="00087E0A">
        <w:rPr>
          <w:color w:val="000000"/>
        </w:rPr>
        <w:t xml:space="preserve">Read the </w:t>
      </w:r>
      <w:r w:rsidR="00A230A1" w:rsidRPr="00087E0A">
        <w:rPr>
          <w:color w:val="000000"/>
        </w:rPr>
        <w:t>Component’s</w:t>
      </w:r>
      <w:r w:rsidRPr="00087E0A">
        <w:rPr>
          <w:color w:val="000000"/>
        </w:rPr>
        <w:t xml:space="preserve"> latest subsequent inter</w:t>
      </w:r>
      <w:r w:rsidR="00A82D55" w:rsidRPr="00087E0A">
        <w:rPr>
          <w:color w:val="000000"/>
        </w:rPr>
        <w:t xml:space="preserve">im financial </w:t>
      </w:r>
      <w:proofErr w:type="gramStart"/>
      <w:r w:rsidR="00A82D55" w:rsidRPr="00087E0A">
        <w:rPr>
          <w:color w:val="000000"/>
        </w:rPr>
        <w:t>statements, if</w:t>
      </w:r>
      <w:proofErr w:type="gramEnd"/>
      <w:r w:rsidR="00A82D55" w:rsidRPr="00087E0A">
        <w:rPr>
          <w:color w:val="000000"/>
        </w:rPr>
        <w:t xml:space="preserve"> any</w:t>
      </w:r>
    </w:p>
    <w:p w14:paraId="041A0740" w14:textId="77777777" w:rsidR="00C227E0" w:rsidRPr="00087E0A" w:rsidRDefault="00C227E0" w:rsidP="00A82D55">
      <w:pPr>
        <w:pStyle w:val="BodyText"/>
        <w:numPr>
          <w:ilvl w:val="0"/>
          <w:numId w:val="44"/>
        </w:numPr>
        <w:tabs>
          <w:tab w:val="left" w:pos="360"/>
        </w:tabs>
        <w:spacing w:after="120"/>
        <w:ind w:left="360"/>
        <w:rPr>
          <w:color w:val="000000"/>
        </w:rPr>
      </w:pPr>
      <w:r w:rsidRPr="00087E0A">
        <w:rPr>
          <w:color w:val="000000"/>
        </w:rPr>
        <w:t>Based on your judgment of the risks of material misstatement, consider the need to perform other procedures, such as inquiry of legal counsel. Additional audit procedures on matters to which previously applied audit procedures have provided satisfactory conclusions a</w:t>
      </w:r>
      <w:r w:rsidR="00A82D55" w:rsidRPr="00087E0A">
        <w:rPr>
          <w:color w:val="000000"/>
        </w:rPr>
        <w:t>re not required to be performed</w:t>
      </w:r>
    </w:p>
    <w:p w14:paraId="7594C996" w14:textId="77777777" w:rsidR="00A230A1" w:rsidRPr="00087E0A" w:rsidRDefault="00A230A1" w:rsidP="00C227E0">
      <w:pPr>
        <w:pStyle w:val="BodyText"/>
        <w:numPr>
          <w:ilvl w:val="0"/>
          <w:numId w:val="44"/>
        </w:numPr>
        <w:tabs>
          <w:tab w:val="left" w:pos="360"/>
        </w:tabs>
        <w:ind w:left="360"/>
        <w:rPr>
          <w:color w:val="000000"/>
        </w:rPr>
      </w:pPr>
      <w:r w:rsidRPr="00087E0A">
        <w:rPr>
          <w:color w:val="FF0000"/>
        </w:rPr>
        <w:t>(Include any additional procedures, as necessary</w:t>
      </w:r>
      <w:r w:rsidR="005C0EA0" w:rsidRPr="00087E0A">
        <w:rPr>
          <w:color w:val="FF0000"/>
        </w:rPr>
        <w:t>)</w:t>
      </w:r>
      <w:r w:rsidR="008F5474" w:rsidRPr="00087E0A">
        <w:rPr>
          <w:color w:val="000000" w:themeColor="text1"/>
        </w:rPr>
        <w:t>.</w:t>
      </w:r>
    </w:p>
    <w:p w14:paraId="68066731" w14:textId="77777777" w:rsidR="00CE4B66" w:rsidRPr="00087E0A" w:rsidRDefault="00A230A1" w:rsidP="00A82D55">
      <w:pPr>
        <w:pStyle w:val="BodyText"/>
        <w:tabs>
          <w:tab w:val="left" w:pos="360"/>
        </w:tabs>
        <w:rPr>
          <w:rFonts w:ascii="Arial Black" w:hAnsi="Arial Black"/>
          <w:bCs/>
          <w:color w:val="FF0000"/>
          <w:kern w:val="32"/>
          <w:sz w:val="40"/>
          <w:szCs w:val="40"/>
        </w:rPr>
      </w:pPr>
      <w:r w:rsidRPr="00087E0A">
        <w:rPr>
          <w:color w:val="000000"/>
        </w:rPr>
        <w:t xml:space="preserve">It is your responsibility to communicate to us your findings related to the procedures performed. The </w:t>
      </w:r>
      <w:r w:rsidRPr="00087E0A">
        <w:rPr>
          <w:b/>
          <w:color w:val="000000"/>
        </w:rPr>
        <w:t>Subsequent Events Memorandum</w:t>
      </w:r>
      <w:r w:rsidRPr="00087E0A">
        <w:rPr>
          <w:color w:val="000000"/>
        </w:rPr>
        <w:t xml:space="preserve"> </w:t>
      </w:r>
      <w:r w:rsidR="008F5474" w:rsidRPr="00087E0A">
        <w:rPr>
          <w:color w:val="000000"/>
        </w:rPr>
        <w:t xml:space="preserve">attached below </w:t>
      </w:r>
      <w:r w:rsidRPr="00087E0A">
        <w:rPr>
          <w:color w:val="000000"/>
        </w:rPr>
        <w:t>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F2383" w:rsidRPr="00087E0A" w14:paraId="534C57C5" w14:textId="77777777" w:rsidTr="00604AFC">
        <w:tc>
          <w:tcPr>
            <w:tcW w:w="9090" w:type="dxa"/>
          </w:tcPr>
          <w:p w14:paraId="58B1ABA0" w14:textId="77777777" w:rsidR="00BF2383" w:rsidRPr="00087E0A" w:rsidRDefault="00BF2383" w:rsidP="00160234">
            <w:pPr>
              <w:pStyle w:val="Heading2"/>
              <w:rPr>
                <w:color w:val="FF0000"/>
              </w:rPr>
            </w:pPr>
            <w:r w:rsidRPr="00087E0A">
              <w:rPr>
                <w:color w:val="FF0000"/>
              </w:rPr>
              <w:t>Instructional Note to Group Engagement Team</w:t>
            </w:r>
          </w:p>
          <w:p w14:paraId="3311F763" w14:textId="271052A8" w:rsidR="00BF2383" w:rsidRPr="00087E0A" w:rsidRDefault="00BF2383" w:rsidP="00025142">
            <w:pPr>
              <w:pStyle w:val="BodyText"/>
              <w:spacing w:after="0"/>
              <w:rPr>
                <w:color w:val="FF0000"/>
              </w:rPr>
            </w:pPr>
            <w:r w:rsidRPr="00087E0A">
              <w:rPr>
                <w:color w:val="FF0000"/>
              </w:rPr>
              <w:t>The following</w:t>
            </w:r>
            <w:r w:rsidR="0081219F" w:rsidRPr="00087E0A">
              <w:rPr>
                <w:color w:val="FF0000"/>
              </w:rPr>
              <w:t xml:space="preserve"> “Budget and fee information</w:t>
            </w:r>
            <w:r w:rsidR="00F546E6" w:rsidRPr="00087E0A">
              <w:rPr>
                <w:color w:val="FF0000"/>
              </w:rPr>
              <w:t xml:space="preserve"> related to work performed</w:t>
            </w:r>
            <w:r w:rsidR="0081219F" w:rsidRPr="00087E0A">
              <w:rPr>
                <w:color w:val="FF0000"/>
              </w:rPr>
              <w:t>” section</w:t>
            </w:r>
            <w:r w:rsidRPr="00087E0A">
              <w:rPr>
                <w:color w:val="FF0000"/>
              </w:rPr>
              <w:t xml:space="preserve"> is optional. It would typically only be used when the component auditor is a member firm and may be tailored based on the billing arrangements. If the following is used for a non-member firm, remove the reference to the Services Agreement</w:t>
            </w:r>
            <w:r w:rsidR="00CE294C" w:rsidRPr="00087E0A">
              <w:rPr>
                <w:color w:val="FF0000"/>
              </w:rPr>
              <w:t xml:space="preserve"> – Group Audit</w:t>
            </w:r>
            <w:r w:rsidRPr="00087E0A">
              <w:rPr>
                <w:color w:val="FF0000"/>
              </w:rPr>
              <w:t>.</w:t>
            </w:r>
          </w:p>
        </w:tc>
      </w:tr>
    </w:tbl>
    <w:p w14:paraId="52B7FE9B" w14:textId="77777777" w:rsidR="00E121C9" w:rsidRDefault="00E121C9" w:rsidP="00BF2383">
      <w:pPr>
        <w:pStyle w:val="Heading2"/>
      </w:pPr>
    </w:p>
    <w:p w14:paraId="32D0135C" w14:textId="77777777" w:rsidR="00BF2383" w:rsidRPr="00087E0A" w:rsidRDefault="00BF2383" w:rsidP="00BF2383">
      <w:pPr>
        <w:pStyle w:val="Heading2"/>
      </w:pPr>
      <w:r w:rsidRPr="00087E0A">
        <w:t>Budget and fee information</w:t>
      </w:r>
      <w:r w:rsidR="00F546E6" w:rsidRPr="00087E0A">
        <w:t xml:space="preserve"> related to work performed</w:t>
      </w:r>
    </w:p>
    <w:p w14:paraId="73836E62" w14:textId="383FC6AE" w:rsidR="00BF2383" w:rsidRPr="00087E0A" w:rsidRDefault="00BF2383" w:rsidP="00BF2383">
      <w:pPr>
        <w:pStyle w:val="BodyText"/>
      </w:pPr>
      <w:r w:rsidRPr="00087E0A">
        <w:t xml:space="preserve">The fees related to your work are addressed in the </w:t>
      </w:r>
      <w:r w:rsidRPr="00087E0A">
        <w:rPr>
          <w:b/>
        </w:rPr>
        <w:t>Services Agreement</w:t>
      </w:r>
      <w:r w:rsidR="00277AB1" w:rsidRPr="00087E0A">
        <w:rPr>
          <w:b/>
        </w:rPr>
        <w:t xml:space="preserve"> – Group Audit</w:t>
      </w:r>
      <w:r w:rsidRPr="00087E0A">
        <w:t xml:space="preserve">. We request that you track your actual hours and fees and the estimate to complete your work using the </w:t>
      </w:r>
      <w:r w:rsidRPr="00087E0A">
        <w:rPr>
          <w:b/>
          <w:color w:val="000000" w:themeColor="text1"/>
        </w:rPr>
        <w:t>Budget to Actual Fee Information at Component</w:t>
      </w:r>
      <w:r w:rsidRPr="00087E0A">
        <w:rPr>
          <w:color w:val="000000" w:themeColor="text1"/>
        </w:rPr>
        <w:t xml:space="preserve"> template attached below.</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B602F" w:rsidRPr="00087E0A" w14:paraId="2A1D7B39" w14:textId="77777777" w:rsidTr="00604AFC">
        <w:tc>
          <w:tcPr>
            <w:tcW w:w="9090" w:type="dxa"/>
          </w:tcPr>
          <w:p w14:paraId="142EAE20" w14:textId="77777777" w:rsidR="00CB602F" w:rsidRPr="00087E0A" w:rsidRDefault="00CB602F" w:rsidP="00160234">
            <w:pPr>
              <w:pStyle w:val="Heading2"/>
              <w:rPr>
                <w:color w:val="FF0000"/>
              </w:rPr>
            </w:pPr>
            <w:r w:rsidRPr="00087E0A">
              <w:rPr>
                <w:color w:val="FF0000"/>
              </w:rPr>
              <w:lastRenderedPageBreak/>
              <w:t>Instructional Note to Group Engagement Team</w:t>
            </w:r>
          </w:p>
          <w:p w14:paraId="5DDAB34D" w14:textId="78A025A8" w:rsidR="00CB602F" w:rsidRPr="00087E0A" w:rsidRDefault="0081219F" w:rsidP="00160234">
            <w:pPr>
              <w:pStyle w:val="BodyText"/>
              <w:spacing w:after="0"/>
              <w:rPr>
                <w:color w:val="FF0000"/>
              </w:rPr>
            </w:pPr>
            <w:r w:rsidRPr="00087E0A">
              <w:rPr>
                <w:color w:val="FF0000"/>
              </w:rPr>
              <w:t xml:space="preserve">Tailor </w:t>
            </w:r>
            <w:r w:rsidR="00CB602F" w:rsidRPr="00087E0A">
              <w:rPr>
                <w:color w:val="FF0000"/>
              </w:rPr>
              <w:t xml:space="preserve">the following </w:t>
            </w:r>
            <w:r w:rsidRPr="00087E0A">
              <w:rPr>
                <w:color w:val="FF0000"/>
              </w:rPr>
              <w:t xml:space="preserve">“Additional attachments” section </w:t>
            </w:r>
            <w:r w:rsidR="00CB602F" w:rsidRPr="00087E0A">
              <w:rPr>
                <w:color w:val="FF0000"/>
              </w:rPr>
              <w:t>to align with the engagement circumstances and the group audit instructions.</w:t>
            </w:r>
          </w:p>
        </w:tc>
      </w:tr>
    </w:tbl>
    <w:p w14:paraId="77AF62B0" w14:textId="77777777" w:rsidR="00E121C9" w:rsidRDefault="00E121C9" w:rsidP="00CB602F">
      <w:pPr>
        <w:pStyle w:val="Heading2"/>
      </w:pPr>
    </w:p>
    <w:p w14:paraId="480D02E9" w14:textId="77777777" w:rsidR="00CB602F" w:rsidRPr="00087E0A" w:rsidRDefault="00CB602F" w:rsidP="00CB602F">
      <w:pPr>
        <w:pStyle w:val="Heading2"/>
      </w:pPr>
      <w:r w:rsidRPr="00087E0A">
        <w:t>Additional attachments</w:t>
      </w:r>
    </w:p>
    <w:p w14:paraId="3635903E" w14:textId="77777777" w:rsidR="00CB602F" w:rsidRPr="00087E0A" w:rsidRDefault="00CB602F" w:rsidP="00CB602F">
      <w:pPr>
        <w:pStyle w:val="BodyText"/>
      </w:pPr>
      <w:r w:rsidRPr="00087E0A">
        <w:t>The following includes additional attachments that are relevant to your work.</w:t>
      </w:r>
    </w:p>
    <w:tbl>
      <w:tblPr>
        <w:tblStyle w:val="TableGrid"/>
        <w:tblW w:w="9073" w:type="dxa"/>
        <w:tblLook w:val="04A0" w:firstRow="1" w:lastRow="0" w:firstColumn="1" w:lastColumn="0" w:noHBand="0" w:noVBand="1"/>
      </w:tblPr>
      <w:tblGrid>
        <w:gridCol w:w="4135"/>
        <w:gridCol w:w="2328"/>
        <w:gridCol w:w="2610"/>
      </w:tblGrid>
      <w:tr w:rsidR="00CB602F" w:rsidRPr="00087E0A" w14:paraId="384BD863" w14:textId="77777777" w:rsidTr="00604AFC">
        <w:tc>
          <w:tcPr>
            <w:tcW w:w="4135" w:type="dxa"/>
            <w:shd w:val="clear" w:color="auto" w:fill="CCC0D9"/>
          </w:tcPr>
          <w:p w14:paraId="3FEB6E12" w14:textId="77777777" w:rsidR="00CB602F" w:rsidRPr="00087E0A" w:rsidRDefault="00CB602F" w:rsidP="00160234">
            <w:pPr>
              <w:pStyle w:val="Heading3"/>
              <w:keepNext w:val="0"/>
              <w:widowControl w:val="0"/>
              <w:spacing w:before="60" w:after="60"/>
              <w:jc w:val="center"/>
              <w:rPr>
                <w:b/>
              </w:rPr>
            </w:pPr>
            <w:r w:rsidRPr="00087E0A">
              <w:rPr>
                <w:b/>
              </w:rPr>
              <w:t>Document</w:t>
            </w:r>
          </w:p>
        </w:tc>
        <w:tc>
          <w:tcPr>
            <w:tcW w:w="2328" w:type="dxa"/>
            <w:shd w:val="clear" w:color="auto" w:fill="CCC0D9"/>
          </w:tcPr>
          <w:p w14:paraId="45EA7052" w14:textId="77777777" w:rsidR="00CB602F" w:rsidRPr="00087E0A" w:rsidRDefault="00CB602F" w:rsidP="00160234">
            <w:pPr>
              <w:pStyle w:val="Heading3"/>
              <w:keepNext w:val="0"/>
              <w:widowControl w:val="0"/>
              <w:spacing w:before="60" w:after="60"/>
              <w:jc w:val="center"/>
              <w:rPr>
                <w:b/>
              </w:rPr>
            </w:pPr>
            <w:r w:rsidRPr="00087E0A">
              <w:rPr>
                <w:b/>
              </w:rPr>
              <w:t>Date due</w:t>
            </w:r>
          </w:p>
        </w:tc>
        <w:tc>
          <w:tcPr>
            <w:tcW w:w="2610" w:type="dxa"/>
            <w:shd w:val="clear" w:color="auto" w:fill="CCC0D9"/>
          </w:tcPr>
          <w:p w14:paraId="4DE3D414" w14:textId="77777777" w:rsidR="00CB602F" w:rsidRPr="00087E0A" w:rsidRDefault="00CB602F" w:rsidP="00160234">
            <w:pPr>
              <w:pStyle w:val="Heading3"/>
              <w:keepNext w:val="0"/>
              <w:widowControl w:val="0"/>
              <w:spacing w:before="60" w:after="60"/>
              <w:jc w:val="center"/>
              <w:rPr>
                <w:b/>
              </w:rPr>
            </w:pPr>
            <w:r w:rsidRPr="00087E0A">
              <w:rPr>
                <w:b/>
              </w:rPr>
              <w:t>Attachment</w:t>
            </w:r>
          </w:p>
        </w:tc>
      </w:tr>
      <w:tr w:rsidR="00F34295" w:rsidRPr="00087E0A" w14:paraId="042703E6" w14:textId="77777777" w:rsidTr="00604AFC">
        <w:tc>
          <w:tcPr>
            <w:tcW w:w="4135" w:type="dxa"/>
            <w:shd w:val="clear" w:color="auto" w:fill="FFFFFF" w:themeFill="background1"/>
          </w:tcPr>
          <w:p w14:paraId="50B90EA1" w14:textId="77777777" w:rsidR="00F34295" w:rsidRPr="00087E0A" w:rsidRDefault="0057459F" w:rsidP="00F34295">
            <w:pPr>
              <w:widowControl w:val="0"/>
              <w:autoSpaceDE w:val="0"/>
              <w:autoSpaceDN w:val="0"/>
              <w:adjustRightInd w:val="0"/>
              <w:spacing w:before="60" w:after="60" w:line="280" w:lineRule="atLeast"/>
              <w:rPr>
                <w:color w:val="000000" w:themeColor="text1"/>
              </w:rPr>
            </w:pPr>
            <w:r w:rsidRPr="00087E0A">
              <w:rPr>
                <w:color w:val="000000" w:themeColor="text1"/>
              </w:rPr>
              <w:t>Key incremental</w:t>
            </w:r>
            <w:r w:rsidR="00F34295" w:rsidRPr="00087E0A">
              <w:rPr>
                <w:color w:val="000000" w:themeColor="text1"/>
              </w:rPr>
              <w:t xml:space="preserve"> professional standards</w:t>
            </w:r>
            <w:r w:rsidRPr="00087E0A">
              <w:rPr>
                <w:color w:val="000000" w:themeColor="text1"/>
              </w:rPr>
              <w:t xml:space="preserve"> requirements</w:t>
            </w:r>
          </w:p>
          <w:p w14:paraId="667306F6" w14:textId="77777777" w:rsidR="00F34295" w:rsidRPr="00087E0A" w:rsidRDefault="00F34295" w:rsidP="00F34295">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 xml:space="preserve">Include </w:t>
            </w:r>
            <w:r w:rsidR="002878E4" w:rsidRPr="00087E0A">
              <w:rPr>
                <w:color w:val="FF0000"/>
              </w:rPr>
              <w:t xml:space="preserve">and tailor </w:t>
            </w:r>
            <w:r w:rsidRPr="00087E0A">
              <w:rPr>
                <w:color w:val="FF0000"/>
              </w:rPr>
              <w:t>this, as necessary, based on the tailored instructions above.]</w:t>
            </w:r>
          </w:p>
        </w:tc>
        <w:tc>
          <w:tcPr>
            <w:tcW w:w="2328" w:type="dxa"/>
            <w:shd w:val="clear" w:color="auto" w:fill="000000" w:themeFill="text1"/>
          </w:tcPr>
          <w:p w14:paraId="65DEE85A" w14:textId="77777777" w:rsidR="00F34295" w:rsidRPr="00087E0A" w:rsidRDefault="00F34295" w:rsidP="00160234">
            <w:pPr>
              <w:spacing w:before="60" w:after="60"/>
              <w:rPr>
                <w:color w:val="FF0000"/>
              </w:rPr>
            </w:pPr>
          </w:p>
        </w:tc>
        <w:tc>
          <w:tcPr>
            <w:tcW w:w="2610" w:type="dxa"/>
          </w:tcPr>
          <w:p w14:paraId="3384AE7F" w14:textId="77777777" w:rsidR="00F34295" w:rsidRPr="00087E0A" w:rsidRDefault="00F34295" w:rsidP="00160234">
            <w:pPr>
              <w:spacing w:before="60" w:after="60"/>
              <w:rPr>
                <w:i/>
                <w:color w:val="FF0000"/>
              </w:rPr>
            </w:pPr>
          </w:p>
        </w:tc>
      </w:tr>
      <w:tr w:rsidR="00F34295" w:rsidRPr="00087E0A" w14:paraId="6606B499" w14:textId="77777777" w:rsidTr="00604AFC">
        <w:tc>
          <w:tcPr>
            <w:tcW w:w="4135" w:type="dxa"/>
            <w:shd w:val="clear" w:color="auto" w:fill="FFFFFF" w:themeFill="background1"/>
          </w:tcPr>
          <w:p w14:paraId="67CD4626" w14:textId="77777777" w:rsidR="00F34295" w:rsidRPr="00087E0A" w:rsidRDefault="001326D0" w:rsidP="00F34295">
            <w:pPr>
              <w:widowControl w:val="0"/>
              <w:autoSpaceDE w:val="0"/>
              <w:autoSpaceDN w:val="0"/>
              <w:adjustRightInd w:val="0"/>
              <w:spacing w:before="60" w:after="60" w:line="280" w:lineRule="atLeast"/>
              <w:rPr>
                <w:color w:val="000000" w:themeColor="text1"/>
              </w:rPr>
            </w:pPr>
            <w:r w:rsidRPr="00087E0A">
              <w:rPr>
                <w:color w:val="000000" w:themeColor="text1"/>
              </w:rPr>
              <w:t>Key incremental i</w:t>
            </w:r>
            <w:r w:rsidR="00F34295" w:rsidRPr="00087E0A">
              <w:rPr>
                <w:color w:val="000000" w:themeColor="text1"/>
              </w:rPr>
              <w:t xml:space="preserve">ndependence requirements </w:t>
            </w:r>
          </w:p>
          <w:p w14:paraId="49091777" w14:textId="77777777" w:rsidR="00F34295" w:rsidRPr="00087E0A" w:rsidRDefault="00F34295" w:rsidP="00F34295">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Include</w:t>
            </w:r>
            <w:r w:rsidR="002878E4" w:rsidRPr="00087E0A">
              <w:rPr>
                <w:color w:val="FF0000"/>
              </w:rPr>
              <w:t xml:space="preserve"> and tailor</w:t>
            </w:r>
            <w:r w:rsidRPr="00087E0A">
              <w:rPr>
                <w:color w:val="FF0000"/>
              </w:rPr>
              <w:t xml:space="preserve"> this, as necessary, based on the tailored instructions above.]</w:t>
            </w:r>
          </w:p>
        </w:tc>
        <w:tc>
          <w:tcPr>
            <w:tcW w:w="2328" w:type="dxa"/>
            <w:shd w:val="clear" w:color="auto" w:fill="000000" w:themeFill="text1"/>
          </w:tcPr>
          <w:p w14:paraId="7CD60D23" w14:textId="77777777" w:rsidR="00F34295" w:rsidRPr="00087E0A" w:rsidRDefault="00F34295" w:rsidP="00160234">
            <w:pPr>
              <w:spacing w:before="60" w:after="60"/>
              <w:rPr>
                <w:color w:val="FF0000"/>
              </w:rPr>
            </w:pPr>
          </w:p>
        </w:tc>
        <w:tc>
          <w:tcPr>
            <w:tcW w:w="2610" w:type="dxa"/>
          </w:tcPr>
          <w:p w14:paraId="3AC300E9" w14:textId="77777777" w:rsidR="00F34295" w:rsidRPr="00087E0A" w:rsidRDefault="00F34295" w:rsidP="00160234">
            <w:pPr>
              <w:spacing w:before="60" w:after="60"/>
              <w:rPr>
                <w:i/>
                <w:color w:val="FF0000"/>
              </w:rPr>
            </w:pPr>
          </w:p>
        </w:tc>
      </w:tr>
      <w:tr w:rsidR="00CB602F" w:rsidRPr="00087E0A" w14:paraId="5D8383A2" w14:textId="77777777" w:rsidTr="00604AFC">
        <w:tc>
          <w:tcPr>
            <w:tcW w:w="4135" w:type="dxa"/>
            <w:shd w:val="clear" w:color="auto" w:fill="FFFFFF" w:themeFill="background1"/>
          </w:tcPr>
          <w:p w14:paraId="2A4B3623" w14:textId="41A40C65" w:rsidR="00282E47" w:rsidRPr="00087E0A" w:rsidRDefault="00CB602F" w:rsidP="00160234">
            <w:pPr>
              <w:widowControl w:val="0"/>
              <w:autoSpaceDE w:val="0"/>
              <w:autoSpaceDN w:val="0"/>
              <w:adjustRightInd w:val="0"/>
              <w:spacing w:before="60" w:after="60" w:line="280" w:lineRule="atLeast"/>
              <w:rPr>
                <w:color w:val="000000" w:themeColor="text1"/>
              </w:rPr>
            </w:pPr>
            <w:r w:rsidRPr="00087E0A">
              <w:rPr>
                <w:color w:val="000000" w:themeColor="text1"/>
              </w:rPr>
              <w:t>Services Agreement</w:t>
            </w:r>
            <w:r w:rsidR="00277AB1" w:rsidRPr="00087E0A">
              <w:rPr>
                <w:color w:val="000000" w:themeColor="text1"/>
              </w:rPr>
              <w:t xml:space="preserve"> – Group Audit</w:t>
            </w:r>
            <w:r w:rsidRPr="00087E0A">
              <w:rPr>
                <w:color w:val="000000" w:themeColor="text1"/>
              </w:rPr>
              <w:t xml:space="preserve"> </w:t>
            </w:r>
          </w:p>
          <w:p w14:paraId="2268AD6A" w14:textId="77777777" w:rsidR="00CB602F" w:rsidRPr="00087E0A" w:rsidRDefault="00CB602F" w:rsidP="00160234">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only required when the component auditor is a member firm. The group engagement team is responsible for initiating the agreement.]</w:t>
            </w:r>
          </w:p>
        </w:tc>
        <w:tc>
          <w:tcPr>
            <w:tcW w:w="2328" w:type="dxa"/>
          </w:tcPr>
          <w:p w14:paraId="24D1870A" w14:textId="34627EB7" w:rsidR="00CB602F" w:rsidRPr="00087E0A" w:rsidRDefault="00CB602F" w:rsidP="00E751C5">
            <w:pPr>
              <w:spacing w:before="60" w:after="60"/>
              <w:rPr>
                <w:color w:val="FF0000"/>
              </w:rPr>
            </w:pPr>
            <w:r w:rsidRPr="00087E0A">
              <w:rPr>
                <w:color w:val="FF0000"/>
              </w:rPr>
              <w:t>[</w:t>
            </w:r>
            <w:r w:rsidRPr="00087E0A">
              <w:rPr>
                <w:b/>
                <w:color w:val="FF0000"/>
              </w:rPr>
              <w:t>Instructional Note to Group Engagement Team:</w:t>
            </w:r>
            <w:r w:rsidRPr="00087E0A">
              <w:rPr>
                <w:color w:val="FF0000"/>
              </w:rPr>
              <w:t xml:space="preserve"> Insert the same date as that used for the Acknowledgment of Group Audit Instructions.]</w:t>
            </w:r>
          </w:p>
        </w:tc>
        <w:tc>
          <w:tcPr>
            <w:tcW w:w="2610" w:type="dxa"/>
          </w:tcPr>
          <w:p w14:paraId="153641B5" w14:textId="77777777" w:rsidR="00CB602F" w:rsidRPr="00087E0A" w:rsidRDefault="00CB602F" w:rsidP="00160234">
            <w:pPr>
              <w:spacing w:before="60" w:after="60"/>
              <w:rPr>
                <w:i/>
                <w:color w:val="FF0000"/>
              </w:rPr>
            </w:pPr>
          </w:p>
        </w:tc>
      </w:tr>
      <w:tr w:rsidR="00471863" w:rsidRPr="00087E0A" w14:paraId="34E96B15" w14:textId="77777777" w:rsidTr="00604AFC">
        <w:tc>
          <w:tcPr>
            <w:tcW w:w="4135" w:type="dxa"/>
            <w:shd w:val="clear" w:color="auto" w:fill="FFFFFF" w:themeFill="background1"/>
          </w:tcPr>
          <w:p w14:paraId="7905E08A" w14:textId="77777777" w:rsidR="00282E47"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000000" w:themeColor="text1"/>
              </w:rPr>
              <w:t xml:space="preserve">Subsequent Events Memorandum </w:t>
            </w:r>
          </w:p>
          <w:p w14:paraId="718415C0" w14:textId="4D7C5755" w:rsidR="00471863" w:rsidRPr="00087E0A" w:rsidRDefault="00471863" w:rsidP="00BA60CA">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00F224C0" w:rsidRPr="00087E0A">
              <w:rPr>
                <w:color w:val="FF0000"/>
              </w:rPr>
              <w:t>Do not i</w:t>
            </w:r>
            <w:r w:rsidRPr="00087E0A">
              <w:rPr>
                <w:color w:val="FF0000"/>
              </w:rPr>
              <w:t xml:space="preserve">nclude this document </w:t>
            </w:r>
            <w:r w:rsidR="00F224C0" w:rsidRPr="00087E0A">
              <w:rPr>
                <w:color w:val="FF0000"/>
              </w:rPr>
              <w:t>if</w:t>
            </w:r>
            <w:r w:rsidRPr="00087E0A">
              <w:rPr>
                <w:color w:val="FF0000"/>
              </w:rPr>
              <w:t xml:space="preserve"> (a) the component auditor is requested to perform an audit of the component’s financial information, and (b) the group engagement team (not the component auditor) will perform procedures designed to identify subsequent events at the component up to the date of the auditor’s report on the group financial statements</w:t>
            </w:r>
            <w:r w:rsidR="00895331" w:rsidRPr="00087E0A">
              <w:rPr>
                <w:color w:val="FF0000"/>
              </w:rPr>
              <w:t xml:space="preserve"> or as near as practicable thereto</w:t>
            </w:r>
            <w:r w:rsidRPr="00087E0A">
              <w:rPr>
                <w:color w:val="FF0000"/>
              </w:rPr>
              <w:t>.]</w:t>
            </w:r>
          </w:p>
        </w:tc>
        <w:tc>
          <w:tcPr>
            <w:tcW w:w="2328" w:type="dxa"/>
            <w:shd w:val="clear" w:color="auto" w:fill="auto"/>
          </w:tcPr>
          <w:p w14:paraId="73435E42" w14:textId="77777777" w:rsidR="00471863" w:rsidRPr="00087E0A" w:rsidRDefault="00471863" w:rsidP="00471863">
            <w:pPr>
              <w:spacing w:before="60" w:after="60"/>
              <w:rPr>
                <w:i/>
                <w:color w:val="FF0000"/>
              </w:rPr>
            </w:pPr>
            <w:r w:rsidRPr="00087E0A">
              <w:rPr>
                <w:color w:val="000000" w:themeColor="text1"/>
              </w:rPr>
              <w:t>Date of auditor’s report on Group Financial Statements</w:t>
            </w:r>
          </w:p>
        </w:tc>
        <w:tc>
          <w:tcPr>
            <w:tcW w:w="2610" w:type="dxa"/>
          </w:tcPr>
          <w:p w14:paraId="7A83FF63" w14:textId="77777777" w:rsidR="00471863" w:rsidRPr="00087E0A" w:rsidRDefault="00471863" w:rsidP="00471863">
            <w:pPr>
              <w:spacing w:before="60" w:after="60"/>
              <w:rPr>
                <w:i/>
                <w:color w:val="FF0000"/>
              </w:rPr>
            </w:pPr>
          </w:p>
        </w:tc>
      </w:tr>
      <w:tr w:rsidR="00471863" w:rsidRPr="00087E0A" w14:paraId="4CCB558E" w14:textId="77777777" w:rsidTr="00604AFC">
        <w:tc>
          <w:tcPr>
            <w:tcW w:w="4135" w:type="dxa"/>
            <w:shd w:val="clear" w:color="auto" w:fill="FFFFFF" w:themeFill="background1"/>
          </w:tcPr>
          <w:p w14:paraId="79BDD0AE" w14:textId="77777777" w:rsidR="00802446"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000000" w:themeColor="text1"/>
              </w:rPr>
              <w:t xml:space="preserve">Budget to Actual Fee Information at Component </w:t>
            </w:r>
          </w:p>
          <w:p w14:paraId="01FB8B11" w14:textId="77777777" w:rsidR="00471863"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optional and would typically only be used when the component auditor is a member firm.] </w:t>
            </w:r>
          </w:p>
        </w:tc>
        <w:tc>
          <w:tcPr>
            <w:tcW w:w="2328" w:type="dxa"/>
          </w:tcPr>
          <w:p w14:paraId="2A12B55D" w14:textId="77777777" w:rsidR="00471863" w:rsidRPr="00087E0A" w:rsidRDefault="00471863" w:rsidP="00471863">
            <w:pPr>
              <w:spacing w:before="60" w:after="60"/>
              <w:rPr>
                <w:color w:val="000000" w:themeColor="text1"/>
              </w:rPr>
            </w:pPr>
            <w:r w:rsidRPr="00087E0A">
              <w:rPr>
                <w:color w:val="000000" w:themeColor="text1"/>
              </w:rPr>
              <w:t>Upon completion of your work</w:t>
            </w:r>
          </w:p>
        </w:tc>
        <w:tc>
          <w:tcPr>
            <w:tcW w:w="2610" w:type="dxa"/>
          </w:tcPr>
          <w:p w14:paraId="2AC46E61" w14:textId="77777777" w:rsidR="00471863" w:rsidRPr="00087E0A" w:rsidRDefault="00471863" w:rsidP="00471863">
            <w:pPr>
              <w:spacing w:before="60" w:after="60"/>
              <w:rPr>
                <w:i/>
                <w:color w:val="FF0000"/>
              </w:rPr>
            </w:pPr>
          </w:p>
        </w:tc>
      </w:tr>
    </w:tbl>
    <w:p w14:paraId="2F9E0C04" w14:textId="77777777" w:rsidR="00A82D55" w:rsidRPr="00087E0A" w:rsidRDefault="00A82D55">
      <w:pPr>
        <w:rPr>
          <w:rFonts w:ascii="Arial Black" w:hAnsi="Arial Black"/>
          <w:bCs/>
          <w:color w:val="FF0000"/>
          <w:kern w:val="32"/>
          <w:sz w:val="40"/>
          <w:szCs w:val="40"/>
        </w:rPr>
      </w:pPr>
      <w:r w:rsidRPr="00087E0A">
        <w:rPr>
          <w:color w:val="FF0000"/>
          <w:sz w:val="40"/>
          <w:szCs w:val="40"/>
        </w:rPr>
        <w:br w:type="page"/>
      </w:r>
    </w:p>
    <w:p w14:paraId="5D3FD0B7" w14:textId="77777777" w:rsidR="00F222F5" w:rsidRPr="00087E0A" w:rsidRDefault="001A6FA9" w:rsidP="000909DF">
      <w:pPr>
        <w:pStyle w:val="Heading1"/>
        <w:spacing w:after="284"/>
        <w:rPr>
          <w:color w:val="FF0000"/>
          <w:sz w:val="40"/>
          <w:szCs w:val="40"/>
        </w:rPr>
      </w:pPr>
      <w:r w:rsidRPr="00087E0A">
        <w:rPr>
          <w:color w:val="FF0000"/>
          <w:sz w:val="40"/>
          <w:szCs w:val="40"/>
        </w:rPr>
        <w:lastRenderedPageBreak/>
        <w:t>Option 2: Audit of o</w:t>
      </w:r>
      <w:r w:rsidR="00F222F5" w:rsidRPr="00087E0A">
        <w:rPr>
          <w:color w:val="FF0000"/>
          <w:sz w:val="40"/>
          <w:szCs w:val="40"/>
        </w:rPr>
        <w:t>ne</w:t>
      </w:r>
      <w:r w:rsidRPr="00087E0A">
        <w:rPr>
          <w:color w:val="FF0000"/>
          <w:sz w:val="40"/>
          <w:szCs w:val="40"/>
        </w:rPr>
        <w:t xml:space="preserve"> or m</w:t>
      </w:r>
      <w:r w:rsidR="00F222F5" w:rsidRPr="00087E0A">
        <w:rPr>
          <w:color w:val="FF0000"/>
          <w:sz w:val="40"/>
          <w:szCs w:val="40"/>
        </w:rPr>
        <w:t xml:space="preserve">ore </w:t>
      </w:r>
      <w:r w:rsidRPr="00087E0A">
        <w:rPr>
          <w:color w:val="FF0000"/>
          <w:sz w:val="40"/>
          <w:szCs w:val="40"/>
        </w:rPr>
        <w:t>classes of transactions, account balances, or d</w:t>
      </w:r>
      <w:r w:rsidR="002E3654" w:rsidRPr="00087E0A">
        <w:rPr>
          <w:color w:val="FF0000"/>
          <w:sz w:val="40"/>
          <w:szCs w:val="40"/>
        </w:rPr>
        <w:t>isclosures</w:t>
      </w:r>
    </w:p>
    <w:p w14:paraId="7436DF75" w14:textId="77777777" w:rsidR="00B178C3" w:rsidRPr="00087E0A" w:rsidRDefault="00B178C3" w:rsidP="00EA5760">
      <w:pPr>
        <w:pStyle w:val="BodyText"/>
        <w:rPr>
          <w:color w:val="000000" w:themeColor="text1"/>
        </w:rPr>
      </w:pPr>
      <w:r w:rsidRPr="00087E0A">
        <w:rPr>
          <w:color w:val="000000" w:themeColor="text1"/>
        </w:rPr>
        <w:t xml:space="preserve">In accordance with the </w:t>
      </w:r>
      <w:r w:rsidRPr="00087E0A">
        <w:rPr>
          <w:b/>
          <w:color w:val="000000" w:themeColor="text1"/>
        </w:rPr>
        <w:t>Group Audit Instructions</w:t>
      </w:r>
      <w:r w:rsidRPr="00087E0A">
        <w:rPr>
          <w:color w:val="000000" w:themeColor="text1"/>
        </w:rPr>
        <w:t xml:space="preserve">, </w:t>
      </w:r>
      <w:r w:rsidR="000909DF" w:rsidRPr="00087E0A">
        <w:rPr>
          <w:color w:val="000000" w:themeColor="text1"/>
        </w:rPr>
        <w:t xml:space="preserve">you are </w:t>
      </w:r>
      <w:r w:rsidRPr="00087E0A">
        <w:rPr>
          <w:color w:val="000000" w:themeColor="text1"/>
        </w:rPr>
        <w:t xml:space="preserve">being requested to perform an </w:t>
      </w:r>
      <w:r w:rsidRPr="00087E0A">
        <w:rPr>
          <w:b/>
          <w:color w:val="000000" w:themeColor="text1"/>
        </w:rPr>
        <w:t xml:space="preserve">audit of one or more </w:t>
      </w:r>
      <w:r w:rsidR="002E3654" w:rsidRPr="00087E0A">
        <w:rPr>
          <w:b/>
          <w:color w:val="000000" w:themeColor="text1"/>
        </w:rPr>
        <w:t>classes of transactions, account balances, or disclosures</w:t>
      </w:r>
      <w:r w:rsidRPr="00087E0A">
        <w:rPr>
          <w:color w:val="000000" w:themeColor="text1"/>
        </w:rPr>
        <w:t xml:space="preserve">. </w:t>
      </w:r>
      <w:r w:rsidR="00F82230" w:rsidRPr="00087E0A">
        <w:rPr>
          <w:color w:val="000000" w:themeColor="text1"/>
        </w:rPr>
        <w:t>Accordingly, we are requesting that you audit the following:</w:t>
      </w:r>
    </w:p>
    <w:tbl>
      <w:tblPr>
        <w:tblStyle w:val="TableGrid"/>
        <w:tblW w:w="9093" w:type="dxa"/>
        <w:tblLook w:val="04A0" w:firstRow="1" w:lastRow="0" w:firstColumn="1" w:lastColumn="0" w:noHBand="0" w:noVBand="1"/>
      </w:tblPr>
      <w:tblGrid>
        <w:gridCol w:w="2649"/>
        <w:gridCol w:w="1516"/>
        <w:gridCol w:w="1971"/>
        <w:gridCol w:w="2957"/>
      </w:tblGrid>
      <w:tr w:rsidR="004B2396" w:rsidRPr="00087E0A" w14:paraId="5D3DC888" w14:textId="77777777" w:rsidTr="00935F52">
        <w:trPr>
          <w:trHeight w:val="679"/>
        </w:trPr>
        <w:tc>
          <w:tcPr>
            <w:tcW w:w="2649" w:type="dxa"/>
            <w:shd w:val="clear" w:color="auto" w:fill="CCC0D9"/>
          </w:tcPr>
          <w:p w14:paraId="782789AE" w14:textId="77777777" w:rsidR="004B2396" w:rsidRPr="00087E0A" w:rsidRDefault="004B2396" w:rsidP="007D6EFA">
            <w:pPr>
              <w:pStyle w:val="Heading3"/>
              <w:keepNext w:val="0"/>
              <w:widowControl w:val="0"/>
              <w:spacing w:before="60" w:after="60"/>
              <w:jc w:val="center"/>
              <w:rPr>
                <w:b/>
              </w:rPr>
            </w:pPr>
            <w:r w:rsidRPr="00087E0A">
              <w:rPr>
                <w:b/>
              </w:rPr>
              <w:t>Class of transactions, account balance, or disclosure</w:t>
            </w:r>
          </w:p>
        </w:tc>
        <w:tc>
          <w:tcPr>
            <w:tcW w:w="1516" w:type="dxa"/>
            <w:shd w:val="clear" w:color="auto" w:fill="CCC0D9"/>
          </w:tcPr>
          <w:p w14:paraId="68A8C914" w14:textId="3896DF40" w:rsidR="004B2396" w:rsidRPr="004B2396" w:rsidRDefault="004B2396" w:rsidP="0058409C">
            <w:pPr>
              <w:pStyle w:val="Heading3"/>
              <w:keepNext w:val="0"/>
              <w:widowControl w:val="0"/>
              <w:spacing w:before="60" w:after="60"/>
              <w:jc w:val="center"/>
              <w:rPr>
                <w:b/>
              </w:rPr>
            </w:pPr>
            <w:r w:rsidRPr="004B2396">
              <w:rPr>
                <w:b/>
              </w:rPr>
              <w:t>Scoping</w:t>
            </w:r>
          </w:p>
        </w:tc>
        <w:tc>
          <w:tcPr>
            <w:tcW w:w="1971" w:type="dxa"/>
            <w:shd w:val="clear" w:color="auto" w:fill="CCC0D9"/>
          </w:tcPr>
          <w:p w14:paraId="1FD9D3EB" w14:textId="40A3D82B" w:rsidR="004B2396" w:rsidRPr="00087E0A" w:rsidRDefault="004B2396" w:rsidP="0058409C">
            <w:pPr>
              <w:pStyle w:val="Heading3"/>
              <w:keepNext w:val="0"/>
              <w:widowControl w:val="0"/>
              <w:spacing w:before="60" w:after="60"/>
              <w:jc w:val="center"/>
              <w:rPr>
                <w:b/>
              </w:rPr>
            </w:pPr>
            <w:r w:rsidRPr="00087E0A">
              <w:rPr>
                <w:b/>
              </w:rPr>
              <w:t>Significant risk</w:t>
            </w:r>
          </w:p>
        </w:tc>
        <w:tc>
          <w:tcPr>
            <w:tcW w:w="2957" w:type="dxa"/>
            <w:shd w:val="clear" w:color="auto" w:fill="CCC0D9"/>
          </w:tcPr>
          <w:p w14:paraId="02A3B405" w14:textId="77777777" w:rsidR="004B2396" w:rsidRPr="00087E0A" w:rsidRDefault="004B2396" w:rsidP="00A637DB">
            <w:pPr>
              <w:pStyle w:val="Heading3"/>
              <w:keepNext w:val="0"/>
              <w:widowControl w:val="0"/>
              <w:spacing w:before="60"/>
              <w:jc w:val="center"/>
              <w:rPr>
                <w:b/>
              </w:rPr>
            </w:pPr>
            <w:r w:rsidRPr="00087E0A">
              <w:rPr>
                <w:b/>
              </w:rPr>
              <w:t xml:space="preserve">Description of significant risk </w:t>
            </w:r>
          </w:p>
        </w:tc>
      </w:tr>
      <w:tr w:rsidR="004B2396" w:rsidRPr="00087E0A" w14:paraId="5CFB80D1" w14:textId="77777777" w:rsidTr="00935F52">
        <w:trPr>
          <w:trHeight w:val="1019"/>
        </w:trPr>
        <w:tc>
          <w:tcPr>
            <w:tcW w:w="2649" w:type="dxa"/>
            <w:shd w:val="clear" w:color="auto" w:fill="FFFFFF" w:themeFill="background1"/>
          </w:tcPr>
          <w:p w14:paraId="2642E366" w14:textId="4F0560FE" w:rsidR="004B2396" w:rsidRPr="00087E0A" w:rsidRDefault="004B2396" w:rsidP="0058409C">
            <w:pPr>
              <w:widowControl w:val="0"/>
              <w:autoSpaceDE w:val="0"/>
              <w:autoSpaceDN w:val="0"/>
              <w:adjustRightInd w:val="0"/>
              <w:spacing w:before="60" w:after="60" w:line="280" w:lineRule="atLeast"/>
              <w:rPr>
                <w:b/>
                <w:color w:val="FF0000"/>
              </w:rPr>
            </w:pPr>
          </w:p>
        </w:tc>
        <w:tc>
          <w:tcPr>
            <w:tcW w:w="1516" w:type="dxa"/>
          </w:tcPr>
          <w:p w14:paraId="0C4F2853" w14:textId="44880CF4" w:rsidR="004B2396" w:rsidRPr="00087E0A" w:rsidRDefault="00123937" w:rsidP="00604AFC">
            <w:pPr>
              <w:widowControl w:val="0"/>
              <w:autoSpaceDE w:val="0"/>
              <w:autoSpaceDN w:val="0"/>
              <w:adjustRightInd w:val="0"/>
              <w:spacing w:before="60" w:after="60" w:line="280" w:lineRule="atLeast"/>
              <w:jc w:val="center"/>
              <w:rPr>
                <w:color w:val="FF0000"/>
              </w:rPr>
            </w:pPr>
            <w:r>
              <w:rPr>
                <w:color w:val="FF0000"/>
              </w:rPr>
              <w:t>Significant</w:t>
            </w:r>
            <w:r w:rsidR="004B2396">
              <w:rPr>
                <w:color w:val="FF0000"/>
              </w:rPr>
              <w:t xml:space="preserve"> or Material</w:t>
            </w:r>
          </w:p>
        </w:tc>
        <w:tc>
          <w:tcPr>
            <w:tcW w:w="1971" w:type="dxa"/>
            <w:shd w:val="clear" w:color="auto" w:fill="auto"/>
          </w:tcPr>
          <w:p w14:paraId="6F1A904D" w14:textId="2E36EDD7" w:rsidR="004B2396" w:rsidRPr="00087E0A" w:rsidRDefault="004B2396" w:rsidP="00604AFC">
            <w:pPr>
              <w:widowControl w:val="0"/>
              <w:autoSpaceDE w:val="0"/>
              <w:autoSpaceDN w:val="0"/>
              <w:adjustRightInd w:val="0"/>
              <w:spacing w:before="60" w:after="60" w:line="280" w:lineRule="atLeast"/>
              <w:jc w:val="center"/>
              <w:rPr>
                <w:color w:val="FF0000"/>
              </w:rPr>
            </w:pPr>
            <w:r w:rsidRPr="00087E0A">
              <w:rPr>
                <w:color w:val="FF0000"/>
              </w:rPr>
              <w:t>Yes or No</w:t>
            </w:r>
          </w:p>
        </w:tc>
        <w:tc>
          <w:tcPr>
            <w:tcW w:w="2957" w:type="dxa"/>
          </w:tcPr>
          <w:p w14:paraId="691EC86A" w14:textId="1C66CBC3" w:rsidR="004B2396" w:rsidRPr="00087E0A" w:rsidRDefault="004B2396" w:rsidP="00E34447">
            <w:pPr>
              <w:widowControl w:val="0"/>
              <w:autoSpaceDE w:val="0"/>
              <w:autoSpaceDN w:val="0"/>
              <w:adjustRightInd w:val="0"/>
              <w:spacing w:before="60" w:after="60" w:line="280" w:lineRule="atLeast"/>
              <w:rPr>
                <w:color w:val="FF0000"/>
              </w:rPr>
            </w:pPr>
            <w:r w:rsidRPr="00087E0A">
              <w:rPr>
                <w:color w:val="FF0000"/>
              </w:rPr>
              <w:t>Describe, as applicable; if there are no significant risks listed, this column may be deleted</w:t>
            </w:r>
          </w:p>
        </w:tc>
      </w:tr>
    </w:tbl>
    <w:p w14:paraId="68C54787" w14:textId="7EE4FB77" w:rsidR="004B2396" w:rsidRPr="00541F95" w:rsidRDefault="004B2396" w:rsidP="00935F52">
      <w:pPr>
        <w:pStyle w:val="BodyText"/>
        <w:rPr>
          <w:color w:val="000000" w:themeColor="text1"/>
        </w:rPr>
      </w:pPr>
      <w:r w:rsidRPr="00935F52">
        <w:t xml:space="preserve">A significant class of transactions, account balance, or disclosure associated with a risk(s) of material misstatement at the assertion level. </w:t>
      </w:r>
      <w:r w:rsidRPr="00935F52">
        <w:rPr>
          <w:color w:val="FF0000"/>
        </w:rPr>
        <w:t>(</w:t>
      </w:r>
      <w:r w:rsidRPr="00935F52">
        <w:rPr>
          <w:rFonts w:ascii="Arial Black" w:hAnsi="Arial Black"/>
          <w:color w:val="FF0000"/>
          <w:kern w:val="32"/>
          <w:sz w:val="19"/>
          <w:szCs w:val="24"/>
        </w:rPr>
        <w:t>Include if requesting an audit related to material only scoped items:</w:t>
      </w:r>
      <w:r w:rsidRPr="00935F52">
        <w:rPr>
          <w:color w:val="FF0000"/>
          <w:shd w:val="clear" w:color="auto" w:fill="E6E6E6"/>
        </w:rPr>
        <w:t xml:space="preserve"> </w:t>
      </w:r>
      <w:r w:rsidRPr="00935F52">
        <w:rPr>
          <w:color w:val="FF0000"/>
        </w:rPr>
        <w:t>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033189" w:rsidRPr="00087E0A" w14:paraId="42F25FA1" w14:textId="77777777" w:rsidTr="00604AFC">
        <w:tc>
          <w:tcPr>
            <w:tcW w:w="9080" w:type="dxa"/>
          </w:tcPr>
          <w:p w14:paraId="3C383A35" w14:textId="77777777" w:rsidR="00033189" w:rsidRPr="00087E0A" w:rsidRDefault="00033189" w:rsidP="0058409C">
            <w:pPr>
              <w:pStyle w:val="Heading2"/>
              <w:rPr>
                <w:color w:val="FF0000"/>
              </w:rPr>
            </w:pPr>
            <w:r w:rsidRPr="00087E0A">
              <w:rPr>
                <w:color w:val="FF0000"/>
              </w:rPr>
              <w:t>Instructional Note to Group Engagement Team</w:t>
            </w:r>
          </w:p>
          <w:p w14:paraId="541DC664" w14:textId="47837D7E" w:rsidR="00033189" w:rsidRPr="00087E0A" w:rsidRDefault="002878E4" w:rsidP="0058409C">
            <w:pPr>
              <w:pStyle w:val="BodyText"/>
              <w:spacing w:after="60"/>
              <w:rPr>
                <w:color w:val="FF0000"/>
              </w:rPr>
            </w:pPr>
            <w:r w:rsidRPr="00087E0A">
              <w:rPr>
                <w:color w:val="FF0000"/>
              </w:rPr>
              <w:t>The</w:t>
            </w:r>
            <w:r w:rsidR="00033189" w:rsidRPr="00087E0A">
              <w:rPr>
                <w:color w:val="FF0000"/>
              </w:rPr>
              <w:t xml:space="preserve"> following</w:t>
            </w:r>
            <w:r w:rsidRPr="00087E0A">
              <w:rPr>
                <w:color w:val="FF0000"/>
              </w:rPr>
              <w:t xml:space="preserve"> “Professional standards” section is used to communicate the professional standards to be applied by the component auditor for the audit of the component’s classes of transactions, account balances, or disclosures</w:t>
            </w:r>
            <w:r w:rsidR="00033189" w:rsidRPr="00087E0A">
              <w:rPr>
                <w:color w:val="FF0000"/>
              </w:rPr>
              <w:t>. There are two options:</w:t>
            </w:r>
          </w:p>
          <w:p w14:paraId="1550BA94" w14:textId="77777777" w:rsidR="009D4CEC" w:rsidRPr="00087E0A" w:rsidRDefault="009D4CEC" w:rsidP="009D4CEC">
            <w:pPr>
              <w:pStyle w:val="BodyText"/>
              <w:numPr>
                <w:ilvl w:val="0"/>
                <w:numId w:val="38"/>
              </w:numPr>
              <w:spacing w:after="60"/>
              <w:ind w:left="332" w:hanging="332"/>
              <w:rPr>
                <w:color w:val="FF0000"/>
              </w:rPr>
            </w:pPr>
            <w:r w:rsidRPr="00087E0A">
              <w:rPr>
                <w:rFonts w:ascii="Arial" w:hAnsi="Arial"/>
                <w:b/>
                <w:color w:val="FF0000"/>
                <w:sz w:val="20"/>
              </w:rPr>
              <w:t xml:space="preserve">Option </w:t>
            </w:r>
            <w:r w:rsidR="00855FDB" w:rsidRPr="00087E0A">
              <w:rPr>
                <w:rFonts w:ascii="Arial" w:hAnsi="Arial"/>
                <w:b/>
                <w:color w:val="FF0000"/>
                <w:sz w:val="20"/>
              </w:rPr>
              <w:t>A</w:t>
            </w:r>
            <w:r w:rsidRPr="00087E0A">
              <w:rPr>
                <w:rFonts w:ascii="Arial" w:hAnsi="Arial"/>
                <w:b/>
                <w:color w:val="FF0000"/>
                <w:sz w:val="20"/>
              </w:rPr>
              <w:t>:</w:t>
            </w:r>
            <w:r w:rsidRPr="00087E0A">
              <w:rPr>
                <w:color w:val="FF0000"/>
                <w:sz w:val="20"/>
              </w:rPr>
              <w:t xml:space="preserve"> </w:t>
            </w:r>
            <w:r w:rsidRPr="00087E0A">
              <w:rPr>
                <w:color w:val="FF0000"/>
              </w:rPr>
              <w:t>This option is used when the component auditor is being requested to perform their work in accordance with the standards applicable to the group audit</w:t>
            </w:r>
            <w:r w:rsidR="002C700E" w:rsidRPr="00087E0A">
              <w:rPr>
                <w:color w:val="FF0000"/>
              </w:rPr>
              <w:t xml:space="preserve"> (for example, the group engagement team and the component auditor are both applying International Standards on Auditing or they are both applying the same jurisdictional standards)</w:t>
            </w:r>
            <w:r w:rsidRPr="00087E0A">
              <w:rPr>
                <w:color w:val="FF0000"/>
              </w:rPr>
              <w:t xml:space="preserve">. </w:t>
            </w:r>
          </w:p>
          <w:p w14:paraId="551287D8" w14:textId="77777777" w:rsidR="00033189" w:rsidRPr="00087E0A" w:rsidRDefault="009D4CEC" w:rsidP="009D4CEC">
            <w:pPr>
              <w:pStyle w:val="BodyText"/>
              <w:numPr>
                <w:ilvl w:val="0"/>
                <w:numId w:val="38"/>
              </w:numPr>
              <w:spacing w:after="60"/>
              <w:ind w:left="332" w:hanging="332"/>
              <w:rPr>
                <w:color w:val="FF0000"/>
              </w:rPr>
            </w:pPr>
            <w:r w:rsidRPr="00087E0A">
              <w:rPr>
                <w:rFonts w:ascii="Arial" w:hAnsi="Arial"/>
                <w:b/>
                <w:color w:val="FF0000"/>
                <w:sz w:val="20"/>
              </w:rPr>
              <w:t xml:space="preserve">Option </w:t>
            </w:r>
            <w:r w:rsidR="00855FDB" w:rsidRPr="00087E0A">
              <w:rPr>
                <w:rFonts w:ascii="Arial" w:hAnsi="Arial"/>
                <w:b/>
                <w:color w:val="FF0000"/>
                <w:sz w:val="20"/>
              </w:rPr>
              <w:t>B</w:t>
            </w:r>
            <w:r w:rsidRPr="00087E0A">
              <w:rPr>
                <w:rFonts w:ascii="Arial" w:hAnsi="Arial"/>
                <w:b/>
                <w:color w:val="FF0000"/>
                <w:sz w:val="20"/>
              </w:rPr>
              <w:t>:</w:t>
            </w:r>
            <w:r w:rsidRPr="00087E0A">
              <w:rPr>
                <w:color w:val="FF0000"/>
              </w:rPr>
              <w:t xml:space="preserve"> This option is used when the group audit is performed in accordance with jurisdictional standards applicable to the group audit</w:t>
            </w:r>
            <w:r w:rsidR="002C700E" w:rsidRPr="00087E0A">
              <w:rPr>
                <w:color w:val="FF0000"/>
              </w:rPr>
              <w:t xml:space="preserve"> (for example, auditing standards applicable in country X)</w:t>
            </w:r>
            <w:r w:rsidRPr="00087E0A">
              <w:rPr>
                <w:color w:val="FF0000"/>
              </w:rPr>
              <w:t>, but the component auditor has been requested to perform their work in accordance with International Standards on Auditing.</w:t>
            </w:r>
          </w:p>
        </w:tc>
      </w:tr>
    </w:tbl>
    <w:p w14:paraId="1E69FDBD" w14:textId="77777777" w:rsidR="00E121C9" w:rsidRDefault="00E121C9" w:rsidP="00033189">
      <w:pPr>
        <w:pStyle w:val="Heading2"/>
      </w:pPr>
    </w:p>
    <w:p w14:paraId="674B8E7C" w14:textId="77777777" w:rsidR="00033189" w:rsidRPr="00087E0A" w:rsidRDefault="00033189" w:rsidP="00033189">
      <w:pPr>
        <w:pStyle w:val="Heading2"/>
        <w:rPr>
          <w:rFonts w:ascii="Garamond" w:hAnsi="Garamond"/>
          <w:color w:val="FF0000"/>
          <w:kern w:val="0"/>
          <w:sz w:val="22"/>
          <w:szCs w:val="20"/>
        </w:rPr>
      </w:pPr>
      <w:r w:rsidRPr="00087E0A">
        <w:t>Professional standards</w:t>
      </w:r>
    </w:p>
    <w:p w14:paraId="58A61392" w14:textId="77777777" w:rsidR="00033189" w:rsidRPr="00087E0A" w:rsidRDefault="00033189" w:rsidP="00033189">
      <w:pPr>
        <w:pStyle w:val="BodyText"/>
        <w:spacing w:after="0"/>
        <w:rPr>
          <w:color w:val="FF0000"/>
        </w:rPr>
      </w:pPr>
      <w:r w:rsidRPr="00087E0A">
        <w:rPr>
          <w:color w:val="FF0000"/>
        </w:rPr>
        <w:t xml:space="preserve">[Option </w:t>
      </w:r>
      <w:r w:rsidR="00855FDB" w:rsidRPr="00087E0A">
        <w:rPr>
          <w:color w:val="FF0000"/>
        </w:rPr>
        <w:t>A</w:t>
      </w:r>
      <w:r w:rsidRPr="00087E0A">
        <w:rPr>
          <w:color w:val="FF0000"/>
        </w:rPr>
        <w:t>]</w:t>
      </w:r>
    </w:p>
    <w:p w14:paraId="7649B0C9" w14:textId="77777777" w:rsidR="00033189" w:rsidRPr="00087E0A" w:rsidRDefault="00033189" w:rsidP="00033189">
      <w:pPr>
        <w:pStyle w:val="BodyText"/>
        <w:rPr>
          <w:rFonts w:cs="TimesNewRomanPSMT"/>
          <w:szCs w:val="22"/>
        </w:rPr>
      </w:pPr>
      <w:r w:rsidRPr="00087E0A">
        <w:rPr>
          <w:rFonts w:cs="TimesNewRomanPSMT"/>
          <w:szCs w:val="22"/>
        </w:rPr>
        <w:t xml:space="preserve">As indicated in the </w:t>
      </w:r>
      <w:r w:rsidRPr="00087E0A">
        <w:rPr>
          <w:rFonts w:cs="TimesNewRomanPSMT"/>
          <w:b/>
          <w:szCs w:val="22"/>
        </w:rPr>
        <w:t>Group Audit Instructions</w:t>
      </w:r>
      <w:r w:rsidRPr="00087E0A">
        <w:rPr>
          <w:rFonts w:cs="TimesNewRomanPSMT"/>
          <w:szCs w:val="22"/>
        </w:rPr>
        <w:t xml:space="preserve">, the audit of the Group Financial Statements will be performed in accordance with International Standards on Auditing </w:t>
      </w:r>
      <w:r w:rsidRPr="00087E0A">
        <w:rPr>
          <w:color w:val="FF0000"/>
        </w:rPr>
        <w:t>(alternatively, identify jurisdictional standards applicable to the group audit)</w:t>
      </w:r>
      <w:r w:rsidRPr="00087E0A">
        <w:rPr>
          <w:color w:val="0000FF"/>
        </w:rPr>
        <w:t>.</w:t>
      </w:r>
      <w:r w:rsidRPr="00087E0A">
        <w:rPr>
          <w:rFonts w:cs="TimesNewRomanPSMT"/>
          <w:szCs w:val="22"/>
        </w:rPr>
        <w:t xml:space="preserve"> We expect you to perform and document your work in accordance therewith</w:t>
      </w:r>
      <w:r w:rsidR="00D3391E" w:rsidRPr="00087E0A">
        <w:rPr>
          <w:rFonts w:cs="TimesNewRomanPSMT"/>
          <w:szCs w:val="22"/>
        </w:rPr>
        <w:t xml:space="preserve"> to the extent directed by the </w:t>
      </w:r>
      <w:r w:rsidR="00D3391E" w:rsidRPr="00087E0A">
        <w:rPr>
          <w:rFonts w:cs="TimesNewRomanPSMT"/>
          <w:b/>
          <w:szCs w:val="22"/>
        </w:rPr>
        <w:t>Group Audit Instructions</w:t>
      </w:r>
      <w:r w:rsidRPr="00087E0A">
        <w:rPr>
          <w:rFonts w:cs="TimesNewRomanPSMT"/>
          <w:szCs w:val="22"/>
        </w:rPr>
        <w:t xml:space="preserve">. </w:t>
      </w:r>
    </w:p>
    <w:p w14:paraId="04100CAE" w14:textId="77777777" w:rsidR="00D3391E" w:rsidRPr="00087E0A" w:rsidRDefault="00D3391E" w:rsidP="00D3391E">
      <w:pPr>
        <w:pStyle w:val="BodyText"/>
        <w:spacing w:after="0"/>
        <w:rPr>
          <w:rFonts w:cs="TimesNewRomanPSMT"/>
          <w:color w:val="FF0000"/>
          <w:szCs w:val="22"/>
        </w:rPr>
      </w:pPr>
      <w:r w:rsidRPr="00087E0A">
        <w:rPr>
          <w:rFonts w:cs="TimesNewRomanPSMT"/>
          <w:color w:val="FF0000"/>
          <w:szCs w:val="22"/>
        </w:rPr>
        <w:t xml:space="preserve">[Option </w:t>
      </w:r>
      <w:r w:rsidR="00855FDB" w:rsidRPr="00087E0A">
        <w:rPr>
          <w:rFonts w:cs="TimesNewRomanPSMT"/>
          <w:color w:val="FF0000"/>
          <w:szCs w:val="22"/>
        </w:rPr>
        <w:t>B</w:t>
      </w:r>
      <w:r w:rsidRPr="00087E0A">
        <w:rPr>
          <w:rFonts w:cs="TimesNewRomanPSMT"/>
          <w:color w:val="FF0000"/>
          <w:szCs w:val="22"/>
        </w:rPr>
        <w:t>]</w:t>
      </w:r>
    </w:p>
    <w:p w14:paraId="76C313D9" w14:textId="77777777" w:rsidR="00D3391E" w:rsidRPr="00087E0A" w:rsidRDefault="00D3391E" w:rsidP="00D3391E">
      <w:pPr>
        <w:pStyle w:val="BodyText"/>
      </w:pPr>
      <w:r w:rsidRPr="00087E0A">
        <w:t xml:space="preserve">As indicated in the </w:t>
      </w:r>
      <w:r w:rsidRPr="00087E0A">
        <w:rPr>
          <w:b/>
        </w:rPr>
        <w:t>Group Audit Instructions</w:t>
      </w:r>
      <w:r w:rsidRPr="00087E0A">
        <w:t xml:space="preserve">, the </w:t>
      </w:r>
      <w:r w:rsidRPr="00087E0A">
        <w:rPr>
          <w:rFonts w:cs="TimesNewRomanPSMT"/>
          <w:szCs w:val="22"/>
        </w:rPr>
        <w:t xml:space="preserve">audit of the Group Financial Statements </w:t>
      </w:r>
      <w:r w:rsidRPr="00087E0A">
        <w:t xml:space="preserve">is being performed in accordance with </w:t>
      </w:r>
      <w:r w:rsidRPr="00087E0A">
        <w:rPr>
          <w:color w:val="FF0000"/>
        </w:rPr>
        <w:t>(identify jurisdictional standards applicable to the group audit)</w:t>
      </w:r>
      <w:r w:rsidRPr="00087E0A">
        <w:t xml:space="preserve">. </w:t>
      </w:r>
      <w:r w:rsidRPr="00087E0A">
        <w:rPr>
          <w:rFonts w:cs="TimesNewRomanPSMT"/>
          <w:szCs w:val="22"/>
        </w:rPr>
        <w:t xml:space="preserve">We expect you to perform and document your work in accordance with the </w:t>
      </w:r>
      <w:r w:rsidRPr="00087E0A">
        <w:rPr>
          <w:rFonts w:cs="TimesNewRomanPSMT"/>
          <w:b/>
          <w:szCs w:val="22"/>
        </w:rPr>
        <w:t>Group Audit Instructions</w:t>
      </w:r>
      <w:r w:rsidRPr="00087E0A">
        <w:rPr>
          <w:rFonts w:cs="TimesNewRomanPSMT"/>
          <w:szCs w:val="22"/>
        </w:rPr>
        <w:t xml:space="preserve"> and, </w:t>
      </w:r>
      <w:r w:rsidRPr="00087E0A">
        <w:t>to the extent directed therein,</w:t>
      </w:r>
      <w:r w:rsidRPr="00087E0A">
        <w:rPr>
          <w:rFonts w:cs="TimesNewRomanPSMT"/>
          <w:szCs w:val="22"/>
        </w:rPr>
        <w:t xml:space="preserve"> with </w:t>
      </w:r>
      <w:r w:rsidRPr="00087E0A">
        <w:t>International Standards on Auditing.</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22A49" w:rsidRPr="00087E0A" w14:paraId="2631DD53" w14:textId="77777777" w:rsidTr="00BE2EFE">
        <w:tc>
          <w:tcPr>
            <w:tcW w:w="9090" w:type="dxa"/>
          </w:tcPr>
          <w:p w14:paraId="34DD6538" w14:textId="77777777" w:rsidR="00C22A49" w:rsidRPr="00087E0A" w:rsidRDefault="00C22A49" w:rsidP="00BE2EFE">
            <w:pPr>
              <w:pStyle w:val="Heading2"/>
              <w:rPr>
                <w:color w:val="FF0000"/>
              </w:rPr>
            </w:pPr>
            <w:r w:rsidRPr="00087E0A">
              <w:rPr>
                <w:color w:val="FF0000"/>
              </w:rPr>
              <w:lastRenderedPageBreak/>
              <w:t>Instructional Note to Group Engagement Team</w:t>
            </w:r>
          </w:p>
          <w:p w14:paraId="2C80D2B6" w14:textId="77777777" w:rsidR="00C22A49" w:rsidRPr="00087E0A" w:rsidRDefault="00C22A49" w:rsidP="00BE2EFE">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 than the group engagement team, include and appropriately tailor the following paragraph as part of Option B. The following paragraph need not, but may, be included when the component auditor is registered with regulatory authorities in the group engagement team’s jurisdiction, and the group audit is subject to the requirements of such regulatory authorities.</w:t>
            </w:r>
          </w:p>
          <w:p w14:paraId="652060E3" w14:textId="362F2D26" w:rsidR="00C22A49" w:rsidRPr="00087E0A" w:rsidRDefault="00C22A49" w:rsidP="00025142">
            <w:pPr>
              <w:pStyle w:val="BodyText"/>
              <w:spacing w:after="60"/>
              <w:rPr>
                <w:color w:val="FF0000"/>
              </w:rPr>
            </w:pPr>
            <w:r w:rsidRPr="00087E0A">
              <w:rPr>
                <w:color w:val="FF0000"/>
              </w:rPr>
              <w:t>The second sentence assumes that there are incremental requirements (</w:t>
            </w:r>
            <w:r w:rsidR="00025142" w:rsidRPr="00087E0A">
              <w:rPr>
                <w:color w:val="FF0000"/>
              </w:rPr>
              <w:t>for example,</w:t>
            </w:r>
            <w:r w:rsidRPr="00087E0A">
              <w:rPr>
                <w:color w:val="FF0000"/>
              </w:rPr>
              <w:t xml:space="preserve"> specific requirements relating to fraud or laws and regulations, or restrictions related to the group audit, such as restrictions in certain jurisdictions related to using internal auditors to provide direct assistance) in the group engagement team’s jurisdiction in comparison to International Standards on Auditing (ISAs). If this is not the case, this sentence may be deleted. On the other hand, if the professional body in the group engagement team’s jurisdiction summarizes the differences between the applicable professional standards and the ISAs, the paragraph may be modified to refer to (and attach) such summary.</w:t>
            </w:r>
          </w:p>
        </w:tc>
      </w:tr>
    </w:tbl>
    <w:p w14:paraId="62049277" w14:textId="7301A548" w:rsidR="00C22A49" w:rsidRPr="00087E0A" w:rsidRDefault="00C22A49" w:rsidP="00D3391E">
      <w:pPr>
        <w:pStyle w:val="BodyText"/>
      </w:pPr>
      <w:r w:rsidRPr="00087E0A">
        <w:t xml:space="preserve">These professional standards are available at </w:t>
      </w:r>
      <w:r w:rsidRPr="00087E0A">
        <w:rPr>
          <w:color w:val="FF0000"/>
        </w:rPr>
        <w:t>(indicate where the component auditor can obtain the group engagement team’s professional standards)</w:t>
      </w:r>
      <w:r w:rsidRPr="00087E0A">
        <w:t xml:space="preserve">. While not an all-inclusive list, we are attaching </w:t>
      </w:r>
      <w:r w:rsidR="00025142" w:rsidRPr="00087E0A">
        <w:t xml:space="preserve">below </w:t>
      </w:r>
      <w:r w:rsidRPr="00087E0A">
        <w:t xml:space="preserve">a summary of key incremental requirements in comparison to International Standards. </w:t>
      </w:r>
      <w:r w:rsidRPr="00087E0A">
        <w:rPr>
          <w:color w:val="FF0000"/>
        </w:rPr>
        <w:t>– OR – While not an all-inclusive list, the following summarizes the key incremental requirements in comparison to International Standards (describe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AC0168" w:rsidRPr="00087E0A" w14:paraId="6D41C3A6" w14:textId="77777777" w:rsidTr="00FF1E95">
        <w:tc>
          <w:tcPr>
            <w:tcW w:w="9090" w:type="dxa"/>
          </w:tcPr>
          <w:p w14:paraId="7D8E9E7B" w14:textId="77777777" w:rsidR="00AC0168" w:rsidRPr="00087E0A" w:rsidRDefault="00AC0168" w:rsidP="00FF1E95">
            <w:pPr>
              <w:pStyle w:val="Heading2"/>
              <w:rPr>
                <w:color w:val="FF0000"/>
              </w:rPr>
            </w:pPr>
            <w:r w:rsidRPr="00087E0A">
              <w:rPr>
                <w:color w:val="FF0000"/>
              </w:rPr>
              <w:t>Instructional Note to Group Engagement Team</w:t>
            </w:r>
          </w:p>
          <w:p w14:paraId="6362BDCE" w14:textId="77777777" w:rsidR="00AC0168" w:rsidRPr="00087E0A" w:rsidRDefault="00AC0168" w:rsidP="00FF1E95">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 than the group engagement team, include the following “Key incremental independence requirements” section, unless there are no such incremental requirements. The following need not, but may, be included when the component auditor is registered with regulatory authorities in the group engagement team’s jurisdiction, and the group audit is subject to the requirements of such regulatory authorities.</w:t>
            </w:r>
          </w:p>
          <w:p w14:paraId="5E18820B" w14:textId="77777777" w:rsidR="00AC0168" w:rsidRPr="00087E0A" w:rsidRDefault="00AC0168" w:rsidP="00FF1E95">
            <w:pPr>
              <w:pStyle w:val="BodyText"/>
              <w:spacing w:after="60"/>
              <w:rPr>
                <w:color w:val="FF0000"/>
              </w:rPr>
            </w:pPr>
            <w:r w:rsidRPr="00087E0A">
              <w:rPr>
                <w:color w:val="FF0000"/>
              </w:rPr>
              <w:t xml:space="preserve">If the professional body in the group engagement team’s jurisdiction summarizes the differences between the applicable independence requirements and the </w:t>
            </w:r>
            <w:r w:rsidRPr="00087E0A">
              <w:rPr>
                <w:rFonts w:cs="TimesNewRomanPSMT"/>
                <w:color w:val="FF0000"/>
                <w:szCs w:val="22"/>
              </w:rPr>
              <w:t xml:space="preserve">International Ethics Standards Board for Accountants’ </w:t>
            </w:r>
            <w:r w:rsidRPr="00087E0A">
              <w:rPr>
                <w:rFonts w:cs="TimesNewRomanPSMT"/>
                <w:i/>
                <w:color w:val="FF0000"/>
                <w:szCs w:val="22"/>
              </w:rPr>
              <w:t>Code of Ethics for Professional Accountants</w:t>
            </w:r>
            <w:r w:rsidRPr="00087E0A">
              <w:rPr>
                <w:rFonts w:cs="TimesNewRomanPSMT"/>
                <w:color w:val="FF0000"/>
                <w:szCs w:val="22"/>
              </w:rPr>
              <w:t xml:space="preserve"> (“IESBA Code”)</w:t>
            </w:r>
            <w:r w:rsidRPr="00087E0A">
              <w:rPr>
                <w:color w:val="FF0000"/>
              </w:rPr>
              <w:t>, the paragraph may be modified to refer to (and attach) such summary.</w:t>
            </w:r>
          </w:p>
        </w:tc>
      </w:tr>
    </w:tbl>
    <w:p w14:paraId="3A51992B" w14:textId="77777777" w:rsidR="008C5D51" w:rsidRDefault="008C5D51" w:rsidP="00AC0168">
      <w:pPr>
        <w:pStyle w:val="Heading2"/>
      </w:pPr>
    </w:p>
    <w:p w14:paraId="0EFBA77A" w14:textId="77777777" w:rsidR="00AC0168" w:rsidRPr="00087E0A" w:rsidRDefault="00AC0168" w:rsidP="00AC0168">
      <w:pPr>
        <w:pStyle w:val="Heading2"/>
      </w:pPr>
      <w:r w:rsidRPr="00087E0A">
        <w:t>Key incremental independence requirements</w:t>
      </w:r>
    </w:p>
    <w:p w14:paraId="4D16BFA3" w14:textId="1569D1B1" w:rsidR="003F1900" w:rsidRPr="00087E0A" w:rsidRDefault="00AC0168" w:rsidP="00604AFC">
      <w:pPr>
        <w:pStyle w:val="BodyText"/>
        <w:rPr>
          <w:color w:val="000000" w:themeColor="text1"/>
        </w:rPr>
      </w:pPr>
      <w:r w:rsidRPr="00087E0A">
        <w:t xml:space="preserve">The independence requirements applicable to the group are available at </w:t>
      </w:r>
      <w:r w:rsidRPr="00087E0A">
        <w:rPr>
          <w:color w:val="FF0000"/>
        </w:rPr>
        <w:t>(indicate where the component auditor can obtain the independence requirements applicable to the group audit)</w:t>
      </w:r>
      <w:r w:rsidRPr="00087E0A">
        <w:t xml:space="preserve">. While not an all-inclusive list, we are attaching </w:t>
      </w:r>
      <w:r w:rsidR="00025142" w:rsidRPr="00087E0A">
        <w:t xml:space="preserve">below </w:t>
      </w:r>
      <w:r w:rsidRPr="00087E0A">
        <w:t xml:space="preserve">a summary of key incremental independence requirements in comparison to </w:t>
      </w:r>
      <w:r w:rsidRPr="00087E0A">
        <w:rPr>
          <w:rFonts w:cs="TimesNewRomanPSMT"/>
          <w:szCs w:val="22"/>
        </w:rPr>
        <w:t xml:space="preserve">International Ethics Standards Board for Accountants’ </w:t>
      </w:r>
      <w:r w:rsidRPr="00087E0A">
        <w:rPr>
          <w:rFonts w:cs="TimesNewRomanPSMT"/>
          <w:i/>
          <w:szCs w:val="22"/>
        </w:rPr>
        <w:t>Code of Ethics for Professional Accountants</w:t>
      </w:r>
      <w:r w:rsidRPr="00087E0A">
        <w:rPr>
          <w:rFonts w:cs="TimesNewRomanPSMT"/>
          <w:szCs w:val="22"/>
        </w:rPr>
        <w:t xml:space="preserve"> (“IESBA Code”). </w:t>
      </w:r>
      <w:r w:rsidRPr="00087E0A">
        <w:rPr>
          <w:color w:val="FF0000"/>
        </w:rPr>
        <w:t xml:space="preserve">– OR – While not an all-inclusive list, the following summarizes the key incremental independence requirements in comparison to </w:t>
      </w:r>
      <w:r w:rsidRPr="00087E0A">
        <w:rPr>
          <w:rFonts w:cs="TimesNewRomanPSMT"/>
          <w:color w:val="FF0000"/>
          <w:szCs w:val="22"/>
        </w:rPr>
        <w:t xml:space="preserve">International Ethics Standards Board for Accountants’ </w:t>
      </w:r>
      <w:r w:rsidRPr="00087E0A">
        <w:rPr>
          <w:rFonts w:cs="TimesNewRomanPSMT"/>
          <w:i/>
          <w:color w:val="FF0000"/>
          <w:szCs w:val="22"/>
        </w:rPr>
        <w:t>Code of Ethics for Professional Accountants</w:t>
      </w:r>
      <w:r w:rsidRPr="00087E0A">
        <w:rPr>
          <w:rFonts w:cs="TimesNewRomanPSMT"/>
          <w:color w:val="FF0000"/>
          <w:szCs w:val="22"/>
        </w:rPr>
        <w:t xml:space="preserve"> (“IESBA Code”) </w:t>
      </w:r>
      <w:r w:rsidRPr="00087E0A">
        <w:rPr>
          <w:color w:val="FF0000"/>
        </w:rPr>
        <w:t>(describe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10ED7" w:rsidRPr="00087E0A" w14:paraId="7B1935DD" w14:textId="77777777" w:rsidTr="007A5EA5">
        <w:tc>
          <w:tcPr>
            <w:tcW w:w="9090" w:type="dxa"/>
          </w:tcPr>
          <w:p w14:paraId="7CC2B511" w14:textId="77777777" w:rsidR="00810ED7" w:rsidRPr="00087E0A" w:rsidRDefault="00810ED7" w:rsidP="00604AFC">
            <w:pPr>
              <w:pStyle w:val="Heading2"/>
              <w:rPr>
                <w:color w:val="FF0000"/>
              </w:rPr>
            </w:pPr>
            <w:r w:rsidRPr="00087E0A">
              <w:rPr>
                <w:color w:val="FF0000"/>
              </w:rPr>
              <w:t>Instructional Note to Group Engagement Team</w:t>
            </w:r>
          </w:p>
          <w:p w14:paraId="54A939BF" w14:textId="77777777" w:rsidR="00810ED7" w:rsidRPr="00087E0A" w:rsidRDefault="00810ED7" w:rsidP="00604AFC">
            <w:pPr>
              <w:pStyle w:val="BodyText"/>
              <w:spacing w:after="60"/>
              <w:rPr>
                <w:color w:val="FF0000"/>
              </w:rPr>
            </w:pPr>
            <w:r w:rsidRPr="00087E0A">
              <w:rPr>
                <w:color w:val="FF0000"/>
              </w:rPr>
              <w:t>If (a) the component auditor is a member firm, (b) the group is a listed entity, and (c) the component is controlled by the group, include the following “Fees charged” section. This section is not required for non-member firms.</w:t>
            </w:r>
          </w:p>
        </w:tc>
      </w:tr>
    </w:tbl>
    <w:p w14:paraId="676DE04F" w14:textId="77777777" w:rsidR="008C5D51" w:rsidRDefault="008C5D51" w:rsidP="00810ED7">
      <w:pPr>
        <w:pStyle w:val="Heading2"/>
      </w:pPr>
    </w:p>
    <w:p w14:paraId="11346B8E" w14:textId="77777777" w:rsidR="00810ED7" w:rsidRPr="00087E0A" w:rsidRDefault="00810ED7" w:rsidP="00810ED7">
      <w:pPr>
        <w:pStyle w:val="Heading2"/>
      </w:pPr>
      <w:r w:rsidRPr="00087E0A">
        <w:t>Fees charged</w:t>
      </w:r>
    </w:p>
    <w:p w14:paraId="230EDB43" w14:textId="77777777" w:rsidR="00810ED7" w:rsidRPr="00087E0A" w:rsidRDefault="00810ED7" w:rsidP="00810ED7">
      <w:pPr>
        <w:pStyle w:val="BodyText"/>
      </w:pPr>
      <w:r w:rsidRPr="00087E0A">
        <w:t xml:space="preserve">We are responsible for communicating to those charged with governance of the Group total fees charged during the period covered by the Group Financial Statements for audit and non-audit services provided by our firm and network firms to the Group and components controlled by the Group. We request that </w:t>
      </w:r>
      <w:r w:rsidRPr="00087E0A">
        <w:lastRenderedPageBreak/>
        <w:t>you provide us with</w:t>
      </w:r>
      <w:r w:rsidRPr="00087E0A">
        <w:rPr>
          <w:rFonts w:cs="TimesNewRomanPSMT"/>
          <w:szCs w:val="22"/>
        </w:rPr>
        <w:t xml:space="preserve"> the fees charged on behalf of your firm as well as your affiliates. We expect you to allocate the fees to categories that are appropriate to assist those charged with governance of the Group in assessing the effect of the services provided on independence. The </w:t>
      </w:r>
      <w:r w:rsidRPr="00087E0A">
        <w:rPr>
          <w:rFonts w:cs="TimesNewRomanPSMT"/>
          <w:b/>
          <w:szCs w:val="22"/>
        </w:rPr>
        <w:t>Completion Memorandum</w:t>
      </w:r>
      <w:r w:rsidRPr="00087E0A">
        <w:rPr>
          <w:rFonts w:cs="TimesNewRomanPSMT"/>
          <w:szCs w:val="22"/>
        </w:rPr>
        <w:t xml:space="preserve"> attached in the </w:t>
      </w:r>
      <w:r w:rsidRPr="00087E0A">
        <w:rPr>
          <w:rFonts w:cs="TimesNewRomanPSMT"/>
          <w:b/>
          <w:szCs w:val="22"/>
        </w:rPr>
        <w:t>Group Audit Instructions</w:t>
      </w:r>
      <w:r w:rsidRPr="00087E0A">
        <w:rPr>
          <w:rFonts w:cs="TimesNewRomanPSMT"/>
          <w:szCs w:val="22"/>
        </w:rPr>
        <w:t xml:space="preserve"> 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F2383" w:rsidRPr="00087E0A" w14:paraId="6D3E3BA9" w14:textId="77777777" w:rsidTr="00604AFC">
        <w:tc>
          <w:tcPr>
            <w:tcW w:w="9090" w:type="dxa"/>
          </w:tcPr>
          <w:p w14:paraId="39D231B0" w14:textId="77777777" w:rsidR="00BF2383" w:rsidRPr="00087E0A" w:rsidRDefault="00BF2383" w:rsidP="00160234">
            <w:pPr>
              <w:pStyle w:val="Heading2"/>
              <w:rPr>
                <w:color w:val="FF0000"/>
              </w:rPr>
            </w:pPr>
            <w:r w:rsidRPr="00087E0A">
              <w:rPr>
                <w:color w:val="FF0000"/>
              </w:rPr>
              <w:t>Instructional Note to Group Engagement Team</w:t>
            </w:r>
          </w:p>
          <w:p w14:paraId="4FC90128" w14:textId="76AE0F6E" w:rsidR="00BF2383" w:rsidRPr="00087E0A" w:rsidRDefault="00BF2383" w:rsidP="00025142">
            <w:pPr>
              <w:pStyle w:val="Heading2"/>
              <w:spacing w:after="60" w:line="280" w:lineRule="atLeast"/>
              <w:rPr>
                <w:color w:val="FF0000"/>
              </w:rPr>
            </w:pPr>
            <w:r w:rsidRPr="00087E0A">
              <w:rPr>
                <w:rFonts w:ascii="Garamond" w:hAnsi="Garamond"/>
                <w:color w:val="FF0000"/>
                <w:kern w:val="0"/>
                <w:sz w:val="22"/>
                <w:szCs w:val="20"/>
              </w:rPr>
              <w:t xml:space="preserve">If the component auditor is a member firm, include the </w:t>
            </w:r>
            <w:r w:rsidR="006A6D0F" w:rsidRPr="00087E0A">
              <w:rPr>
                <w:rFonts w:ascii="Garamond" w:hAnsi="Garamond"/>
                <w:color w:val="FF0000"/>
                <w:kern w:val="0"/>
                <w:sz w:val="22"/>
                <w:szCs w:val="20"/>
              </w:rPr>
              <w:t>following “Services Agreement</w:t>
            </w:r>
            <w:r w:rsidR="00895331" w:rsidRPr="00087E0A">
              <w:rPr>
                <w:rFonts w:ascii="Garamond" w:hAnsi="Garamond"/>
                <w:color w:val="FF0000"/>
                <w:kern w:val="0"/>
                <w:sz w:val="22"/>
                <w:szCs w:val="20"/>
              </w:rPr>
              <w:t xml:space="preserve"> – Group Audit</w:t>
            </w:r>
            <w:r w:rsidR="006A6D0F" w:rsidRPr="00087E0A">
              <w:rPr>
                <w:rFonts w:ascii="Garamond" w:hAnsi="Garamond"/>
                <w:color w:val="FF0000"/>
                <w:kern w:val="0"/>
                <w:sz w:val="22"/>
                <w:szCs w:val="20"/>
              </w:rPr>
              <w:t xml:space="preserve">” section </w:t>
            </w:r>
            <w:r w:rsidRPr="00087E0A">
              <w:rPr>
                <w:rFonts w:ascii="Garamond" w:hAnsi="Garamond"/>
                <w:color w:val="FF0000"/>
                <w:kern w:val="0"/>
                <w:sz w:val="22"/>
                <w:szCs w:val="20"/>
              </w:rPr>
              <w:t xml:space="preserve">and attach the Services Agreement </w:t>
            </w:r>
            <w:r w:rsidR="00CE294C" w:rsidRPr="00087E0A">
              <w:rPr>
                <w:rFonts w:ascii="Garamond" w:hAnsi="Garamond"/>
                <w:color w:val="FF0000"/>
                <w:kern w:val="0"/>
                <w:sz w:val="22"/>
                <w:szCs w:val="20"/>
              </w:rPr>
              <w:t xml:space="preserve">– Group Audit </w:t>
            </w:r>
            <w:r w:rsidRPr="00087E0A">
              <w:rPr>
                <w:rFonts w:ascii="Garamond" w:hAnsi="Garamond"/>
                <w:color w:val="FF0000"/>
                <w:kern w:val="0"/>
                <w:sz w:val="22"/>
                <w:szCs w:val="20"/>
              </w:rPr>
              <w:t>to this document. The group engagement team is responsible for initiating the agreement.</w:t>
            </w:r>
          </w:p>
        </w:tc>
      </w:tr>
    </w:tbl>
    <w:p w14:paraId="7D4320CB" w14:textId="77777777" w:rsidR="008C5D51" w:rsidRDefault="008C5D51" w:rsidP="00BF2383">
      <w:pPr>
        <w:pStyle w:val="Heading2"/>
      </w:pPr>
    </w:p>
    <w:p w14:paraId="0783C453" w14:textId="0E1C95C4" w:rsidR="00BF2383" w:rsidRPr="00087E0A" w:rsidRDefault="00BF2383" w:rsidP="00BF2383">
      <w:pPr>
        <w:pStyle w:val="Heading2"/>
      </w:pPr>
      <w:r w:rsidRPr="00087E0A">
        <w:t>Services Agreement</w:t>
      </w:r>
      <w:r w:rsidR="00895331" w:rsidRPr="00087E0A">
        <w:t xml:space="preserve"> – Group Audit</w:t>
      </w:r>
    </w:p>
    <w:p w14:paraId="650F566D" w14:textId="4D6AD531" w:rsidR="00033189" w:rsidRPr="00087E0A" w:rsidRDefault="00BF2383" w:rsidP="00033189">
      <w:pPr>
        <w:pStyle w:val="BodyText"/>
        <w:rPr>
          <w:color w:val="000000" w:themeColor="text1"/>
        </w:rPr>
      </w:pPr>
      <w:r w:rsidRPr="00087E0A">
        <w:t xml:space="preserve">Along with the </w:t>
      </w:r>
      <w:r w:rsidRPr="00087E0A">
        <w:rPr>
          <w:b/>
        </w:rPr>
        <w:t xml:space="preserve">Acknowledgment of Group Audit Instructions </w:t>
      </w:r>
      <w:r w:rsidR="006A6D0F" w:rsidRPr="00087E0A">
        <w:t xml:space="preserve">attached in the </w:t>
      </w:r>
      <w:r w:rsidR="006A6D0F" w:rsidRPr="00087E0A">
        <w:rPr>
          <w:b/>
        </w:rPr>
        <w:t>Group Audit Instructions</w:t>
      </w:r>
      <w:r w:rsidRPr="00087E0A">
        <w:t xml:space="preserve">, we request that you provide us with the signed </w:t>
      </w:r>
      <w:r w:rsidRPr="00087E0A">
        <w:rPr>
          <w:b/>
        </w:rPr>
        <w:t>Services Agreement</w:t>
      </w:r>
      <w:r w:rsidR="00277AB1" w:rsidRPr="00087E0A">
        <w:rPr>
          <w:b/>
        </w:rPr>
        <w:t xml:space="preserve"> – Group Audit</w:t>
      </w:r>
      <w:r w:rsidRPr="00087E0A">
        <w:t xml:space="preserve"> attached below, as required by Grant Thornton International Ltd.</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534A4C" w:rsidRPr="00087E0A" w14:paraId="5CDDB680" w14:textId="77777777" w:rsidTr="65FBA51E">
        <w:tc>
          <w:tcPr>
            <w:tcW w:w="9080" w:type="dxa"/>
          </w:tcPr>
          <w:p w14:paraId="18738F3B" w14:textId="77777777" w:rsidR="00534A4C" w:rsidRPr="00087E0A" w:rsidRDefault="00534A4C" w:rsidP="0058409C">
            <w:pPr>
              <w:pStyle w:val="Heading2"/>
              <w:rPr>
                <w:color w:val="FF0000"/>
              </w:rPr>
            </w:pPr>
            <w:r w:rsidRPr="00087E0A">
              <w:rPr>
                <w:color w:val="FF0000"/>
              </w:rPr>
              <w:t>Instructional Note to Group Engagement Team</w:t>
            </w:r>
          </w:p>
          <w:p w14:paraId="7BD1C460" w14:textId="0EF2941D" w:rsidR="00B80F74" w:rsidRPr="00087E0A" w:rsidRDefault="6FCD7FB6" w:rsidP="00B80F74">
            <w:pPr>
              <w:pStyle w:val="Heading2"/>
              <w:spacing w:after="60" w:line="280" w:lineRule="atLeast"/>
              <w:rPr>
                <w:rFonts w:ascii="Garamond" w:hAnsi="Garamond"/>
                <w:color w:val="FF0000"/>
                <w:kern w:val="0"/>
                <w:sz w:val="22"/>
                <w:szCs w:val="22"/>
              </w:rPr>
            </w:pPr>
            <w:r w:rsidRPr="00087E0A">
              <w:rPr>
                <w:rFonts w:ascii="Garamond" w:hAnsi="Garamond"/>
                <w:color w:val="FF0000"/>
                <w:kern w:val="0"/>
                <w:sz w:val="22"/>
                <w:szCs w:val="22"/>
              </w:rPr>
              <w:t xml:space="preserve">In </w:t>
            </w:r>
            <w:r w:rsidR="335ECAAD" w:rsidRPr="00087E0A">
              <w:rPr>
                <w:rFonts w:ascii="Garamond" w:hAnsi="Garamond"/>
                <w:color w:val="FF0000"/>
                <w:kern w:val="0"/>
                <w:sz w:val="22"/>
                <w:szCs w:val="22"/>
              </w:rPr>
              <w:t>an</w:t>
            </w:r>
            <w:r w:rsidR="00534A4C" w:rsidRPr="00087E0A">
              <w:rPr>
                <w:rFonts w:ascii="Garamond" w:hAnsi="Garamond"/>
                <w:color w:val="FF0000"/>
                <w:kern w:val="0"/>
                <w:sz w:val="22"/>
                <w:szCs w:val="22"/>
              </w:rPr>
              <w:t xml:space="preserve"> audit of one or more classes of transactions, account balances, or disclosures</w:t>
            </w:r>
            <w:r w:rsidRPr="00087E0A">
              <w:rPr>
                <w:rFonts w:ascii="Garamond" w:hAnsi="Garamond"/>
                <w:color w:val="FF0000"/>
                <w:kern w:val="0"/>
                <w:sz w:val="22"/>
                <w:szCs w:val="22"/>
              </w:rPr>
              <w:t>, the component auditor or the group engagement team may determine the materiality level to be applied.</w:t>
            </w:r>
            <w:r w:rsidR="335ECAAD" w:rsidRPr="00087E0A">
              <w:rPr>
                <w:rFonts w:ascii="Garamond" w:hAnsi="Garamond"/>
                <w:color w:val="FF0000"/>
                <w:kern w:val="0"/>
                <w:sz w:val="22"/>
                <w:szCs w:val="22"/>
              </w:rPr>
              <w:t xml:space="preserve"> </w:t>
            </w:r>
            <w:r w:rsidR="19D9F0B8" w:rsidRPr="004A4E60">
              <w:rPr>
                <w:rFonts w:ascii="Garamond" w:hAnsi="Garamond"/>
                <w:color w:val="FF0000"/>
                <w:kern w:val="0"/>
                <w:sz w:val="22"/>
                <w:szCs w:val="22"/>
              </w:rPr>
              <w:t xml:space="preserve">Such materiality level is set less than group materiality. Similarly, performance materiality is set less than group performance materiality. </w:t>
            </w:r>
            <w:r w:rsidR="2A0F21CB" w:rsidRPr="004A4E60">
              <w:rPr>
                <w:rFonts w:ascii="Garamond" w:hAnsi="Garamond"/>
                <w:color w:val="FF0000"/>
                <w:kern w:val="0"/>
                <w:sz w:val="22"/>
                <w:szCs w:val="22"/>
              </w:rPr>
              <w:t xml:space="preserve"> </w:t>
            </w:r>
            <w:r w:rsidR="00A260C7" w:rsidRPr="00087E0A">
              <w:rPr>
                <w:rFonts w:ascii="Garamond" w:hAnsi="Garamond"/>
                <w:color w:val="FF0000"/>
                <w:kern w:val="0"/>
                <w:sz w:val="22"/>
                <w:szCs w:val="22"/>
              </w:rPr>
              <w:t xml:space="preserve">Accordingly, the following “Materiality” </w:t>
            </w:r>
            <w:r w:rsidR="00092CB9" w:rsidRPr="00087E0A">
              <w:rPr>
                <w:rFonts w:ascii="Garamond" w:hAnsi="Garamond"/>
                <w:color w:val="FF0000"/>
                <w:kern w:val="0"/>
                <w:sz w:val="22"/>
                <w:szCs w:val="22"/>
              </w:rPr>
              <w:t xml:space="preserve">section </w:t>
            </w:r>
            <w:r w:rsidR="00A260C7" w:rsidRPr="00087E0A">
              <w:rPr>
                <w:rFonts w:ascii="Garamond" w:hAnsi="Garamond"/>
                <w:color w:val="FF0000"/>
                <w:kern w:val="0"/>
                <w:sz w:val="22"/>
                <w:szCs w:val="22"/>
              </w:rPr>
              <w:t>includes two options</w:t>
            </w:r>
            <w:r w:rsidR="19D9F0B8" w:rsidRPr="00623D74">
              <w:rPr>
                <w:rFonts w:ascii="Garamond" w:hAnsi="Garamond"/>
                <w:color w:val="FF0000"/>
                <w:kern w:val="0"/>
                <w:sz w:val="22"/>
                <w:szCs w:val="22"/>
              </w:rPr>
              <w:t xml:space="preserve"> either of which is appropriate</w:t>
            </w:r>
            <w:r w:rsidR="00A260C7" w:rsidRPr="00087E0A">
              <w:rPr>
                <w:rFonts w:ascii="Garamond" w:hAnsi="Garamond"/>
                <w:color w:val="FF0000"/>
                <w:kern w:val="0"/>
                <w:sz w:val="22"/>
                <w:szCs w:val="22"/>
              </w:rPr>
              <w:t>:</w:t>
            </w:r>
          </w:p>
          <w:p w14:paraId="0F434884" w14:textId="2260676A" w:rsidR="00A260C7" w:rsidRPr="004A4E60" w:rsidRDefault="00A260C7" w:rsidP="00FA45C2">
            <w:pPr>
              <w:pStyle w:val="BodyText"/>
              <w:numPr>
                <w:ilvl w:val="0"/>
                <w:numId w:val="38"/>
              </w:numPr>
              <w:spacing w:after="60"/>
              <w:ind w:left="332" w:hanging="332"/>
              <w:rPr>
                <w:color w:val="FF0000"/>
              </w:rPr>
            </w:pPr>
            <w:r w:rsidRPr="00087E0A">
              <w:rPr>
                <w:rFonts w:ascii="Arial" w:hAnsi="Arial"/>
                <w:b/>
                <w:color w:val="FF0000"/>
                <w:sz w:val="20"/>
              </w:rPr>
              <w:t xml:space="preserve">Option A: </w:t>
            </w:r>
            <w:r w:rsidRPr="00087E0A">
              <w:rPr>
                <w:color w:val="FF0000"/>
              </w:rPr>
              <w:t xml:space="preserve">This option is </w:t>
            </w:r>
            <w:r w:rsidR="00674324" w:rsidRPr="00087E0A">
              <w:rPr>
                <w:color w:val="FF0000"/>
              </w:rPr>
              <w:t xml:space="preserve">used </w:t>
            </w:r>
            <w:r w:rsidRPr="00087E0A">
              <w:rPr>
                <w:color w:val="FF0000"/>
              </w:rPr>
              <w:t>when the group engagement team determines materiality</w:t>
            </w:r>
            <w:r w:rsidR="00AB439A" w:rsidRPr="00087E0A">
              <w:rPr>
                <w:color w:val="FF0000"/>
              </w:rPr>
              <w:t xml:space="preserve"> and performance mate</w:t>
            </w:r>
            <w:r w:rsidR="00AB439A" w:rsidRPr="00623D74">
              <w:rPr>
                <w:color w:val="FF0000"/>
                <w:szCs w:val="22"/>
              </w:rPr>
              <w:t>riality</w:t>
            </w:r>
            <w:r w:rsidRPr="00623D74">
              <w:rPr>
                <w:color w:val="FF0000"/>
                <w:szCs w:val="22"/>
              </w:rPr>
              <w:t>.</w:t>
            </w:r>
            <w:r w:rsidR="00F600B6" w:rsidRPr="00623D74">
              <w:rPr>
                <w:color w:val="FF0000"/>
                <w:szCs w:val="22"/>
              </w:rPr>
              <w:t xml:space="preserve"> </w:t>
            </w:r>
            <w:r w:rsidR="00F600B6" w:rsidRPr="004A4E60">
              <w:rPr>
                <w:color w:val="FF0000"/>
                <w:szCs w:val="22"/>
              </w:rPr>
              <w:t>To reduce the risk of undetected material misstatement, group performance materiality may be used as a starting point for determining materiality for the audit of one or more classes of transactions, account balances, or disclosures.</w:t>
            </w:r>
            <w:r w:rsidR="00674324" w:rsidRPr="00623D74">
              <w:rPr>
                <w:color w:val="FF0000"/>
                <w:szCs w:val="22"/>
              </w:rPr>
              <w:t xml:space="preserve"> </w:t>
            </w:r>
            <w:r w:rsidRPr="00623D74">
              <w:rPr>
                <w:color w:val="FF0000"/>
                <w:szCs w:val="22"/>
              </w:rPr>
              <w:t>Also, the trivial amount to be included below is typically the group trivial amount.</w:t>
            </w:r>
            <w:r w:rsidR="00674324" w:rsidRPr="00623D74">
              <w:rPr>
                <w:color w:val="FF0000"/>
                <w:szCs w:val="22"/>
              </w:rPr>
              <w:t xml:space="preserve"> </w:t>
            </w:r>
          </w:p>
          <w:p w14:paraId="244A9909" w14:textId="11A3D9C5" w:rsidR="00B80F74" w:rsidRPr="00087E0A" w:rsidRDefault="00A260C7" w:rsidP="00FA45C2">
            <w:pPr>
              <w:pStyle w:val="BodyText"/>
              <w:numPr>
                <w:ilvl w:val="0"/>
                <w:numId w:val="38"/>
              </w:numPr>
              <w:spacing w:after="60"/>
              <w:ind w:left="332" w:hanging="332"/>
              <w:rPr>
                <w:color w:val="FF0000"/>
              </w:rPr>
            </w:pPr>
            <w:r w:rsidRPr="00087E0A">
              <w:rPr>
                <w:rFonts w:ascii="Arial" w:hAnsi="Arial"/>
                <w:b/>
                <w:color w:val="FF0000"/>
                <w:sz w:val="20"/>
              </w:rPr>
              <w:t>Option B:</w:t>
            </w:r>
            <w:r w:rsidRPr="00087E0A">
              <w:rPr>
                <w:rFonts w:ascii="Arial" w:hAnsi="Arial"/>
                <w:color w:val="FF0000"/>
                <w:sz w:val="20"/>
              </w:rPr>
              <w:t xml:space="preserve"> </w:t>
            </w:r>
            <w:r w:rsidRPr="00087E0A">
              <w:rPr>
                <w:color w:val="FF0000"/>
              </w:rPr>
              <w:t>This option is used when the component auditor determines materiality</w:t>
            </w:r>
            <w:r w:rsidR="00AB439A" w:rsidRPr="00087E0A">
              <w:rPr>
                <w:color w:val="FF0000"/>
              </w:rPr>
              <w:t xml:space="preserve"> and performance materiality</w:t>
            </w:r>
            <w:r w:rsidRPr="00087E0A">
              <w:rPr>
                <w:color w:val="FF0000"/>
              </w:rPr>
              <w:t>. The group engagement team communicates group materiality</w:t>
            </w:r>
            <w:r w:rsidR="00674324" w:rsidRPr="00087E0A">
              <w:rPr>
                <w:color w:val="FF0000"/>
              </w:rPr>
              <w:t xml:space="preserve"> and group performance materiality to assist with the component auditor’s</w:t>
            </w:r>
            <w:r w:rsidRPr="00087E0A">
              <w:rPr>
                <w:color w:val="FF0000"/>
              </w:rPr>
              <w:t xml:space="preserve"> determination.</w:t>
            </w:r>
            <w:r w:rsidR="00674324" w:rsidRPr="00087E0A">
              <w:rPr>
                <w:color w:val="FF0000"/>
              </w:rPr>
              <w:t xml:space="preserve"> Also, the trivial amount to be included is typically the group trivial amount.</w:t>
            </w:r>
          </w:p>
        </w:tc>
      </w:tr>
    </w:tbl>
    <w:p w14:paraId="134E13BE" w14:textId="77777777" w:rsidR="008C5D51" w:rsidRDefault="008C5D51" w:rsidP="00534A4C">
      <w:pPr>
        <w:pStyle w:val="Heading2"/>
      </w:pPr>
    </w:p>
    <w:p w14:paraId="40AF2A3C" w14:textId="77777777" w:rsidR="00534A4C" w:rsidRPr="00087E0A" w:rsidRDefault="00534A4C" w:rsidP="00534A4C">
      <w:pPr>
        <w:pStyle w:val="Heading2"/>
      </w:pPr>
      <w:r w:rsidRPr="00087E0A">
        <w:t>Materiality</w:t>
      </w:r>
    </w:p>
    <w:p w14:paraId="4953AFDA" w14:textId="77777777" w:rsidR="00A260C7" w:rsidRPr="00087E0A" w:rsidRDefault="00A260C7" w:rsidP="00A260C7">
      <w:pPr>
        <w:pStyle w:val="BodyText"/>
        <w:spacing w:after="0"/>
        <w:rPr>
          <w:color w:val="FF0000"/>
        </w:rPr>
      </w:pPr>
      <w:r w:rsidRPr="00087E0A">
        <w:rPr>
          <w:color w:val="FF0000"/>
        </w:rPr>
        <w:t>[Option A]</w:t>
      </w:r>
    </w:p>
    <w:p w14:paraId="1AF4228E" w14:textId="4B4E74DB" w:rsidR="00534A4C" w:rsidRPr="00087E0A" w:rsidRDefault="00534A4C" w:rsidP="00534A4C">
      <w:pPr>
        <w:pStyle w:val="BodyText"/>
      </w:pPr>
      <w:r w:rsidRPr="00087E0A">
        <w:t xml:space="preserve">Please use the following materiality and performance materiality levels in performing the work requested and communicate identified misstatements above the trivial amount below. The </w:t>
      </w:r>
      <w:r w:rsidRPr="00087E0A">
        <w:rPr>
          <w:b/>
        </w:rPr>
        <w:t>Summary of Identified Misstatements</w:t>
      </w:r>
      <w:r w:rsidRPr="00087E0A">
        <w:t xml:space="preserve"> at Component template</w:t>
      </w:r>
      <w:r w:rsidR="00707E7E" w:rsidRPr="00087E0A">
        <w:t xml:space="preserve"> attached in the </w:t>
      </w:r>
      <w:r w:rsidR="00707E7E" w:rsidRPr="00087E0A">
        <w:rPr>
          <w:b/>
        </w:rPr>
        <w:t>Group Audit Instructions</w:t>
      </w:r>
      <w:r w:rsidR="00707E7E" w:rsidRPr="00087E0A">
        <w:t xml:space="preserve"> </w:t>
      </w:r>
      <w:r w:rsidR="00B02E61" w:rsidRPr="00087E0A">
        <w:t xml:space="preserve">may be </w:t>
      </w:r>
      <w:r w:rsidRPr="00087E0A">
        <w:t xml:space="preserve">used for communicating identified misstatements. </w:t>
      </w:r>
      <w:r w:rsidR="00B02E61" w:rsidRPr="00087E0A">
        <w:t>A different template or format may be used provided the necessary information included in such template is communicated to the Group Engagement Team.</w:t>
      </w:r>
    </w:p>
    <w:tbl>
      <w:tblPr>
        <w:tblStyle w:val="TableGrid"/>
        <w:tblW w:w="5935" w:type="dxa"/>
        <w:tblLook w:val="04A0" w:firstRow="1" w:lastRow="0" w:firstColumn="1" w:lastColumn="0" w:noHBand="0" w:noVBand="1"/>
      </w:tblPr>
      <w:tblGrid>
        <w:gridCol w:w="2605"/>
        <w:gridCol w:w="3330"/>
      </w:tblGrid>
      <w:tr w:rsidR="00534A4C" w:rsidRPr="00087E0A" w14:paraId="5ECB5BE9" w14:textId="77777777" w:rsidTr="00604AFC">
        <w:tc>
          <w:tcPr>
            <w:tcW w:w="2605" w:type="dxa"/>
            <w:shd w:val="clear" w:color="auto" w:fill="CCC0D9" w:themeFill="accent4" w:themeFillTint="66"/>
          </w:tcPr>
          <w:p w14:paraId="22DE6480" w14:textId="55E603ED" w:rsidR="00534A4C" w:rsidRPr="00087E0A" w:rsidRDefault="00AF3665" w:rsidP="00AF3665">
            <w:pPr>
              <w:pStyle w:val="Heading3"/>
              <w:spacing w:before="60" w:after="60"/>
              <w:rPr>
                <w:b/>
              </w:rPr>
            </w:pPr>
            <w:r w:rsidRPr="00087E0A">
              <w:rPr>
                <w:b/>
              </w:rPr>
              <w:t>M</w:t>
            </w:r>
            <w:r w:rsidR="00534A4C" w:rsidRPr="00087E0A">
              <w:rPr>
                <w:b/>
              </w:rPr>
              <w:t>ateriality</w:t>
            </w:r>
          </w:p>
        </w:tc>
        <w:tc>
          <w:tcPr>
            <w:tcW w:w="3330" w:type="dxa"/>
            <w:shd w:val="clear" w:color="auto" w:fill="auto"/>
          </w:tcPr>
          <w:p w14:paraId="48C23DD8" w14:textId="77777777" w:rsidR="00534A4C" w:rsidRPr="00087E0A" w:rsidRDefault="00534A4C" w:rsidP="0058409C">
            <w:pPr>
              <w:autoSpaceDE w:val="0"/>
              <w:autoSpaceDN w:val="0"/>
              <w:adjustRightInd w:val="0"/>
              <w:spacing w:before="60" w:after="60" w:line="280" w:lineRule="atLeast"/>
              <w:rPr>
                <w:color w:val="FF0000"/>
              </w:rPr>
            </w:pPr>
            <w:r w:rsidRPr="00087E0A">
              <w:rPr>
                <w:color w:val="FF0000"/>
              </w:rPr>
              <w:t>Insert amount and specify currency</w:t>
            </w:r>
          </w:p>
        </w:tc>
      </w:tr>
      <w:tr w:rsidR="00534A4C" w:rsidRPr="00087E0A" w14:paraId="0ED24B8C" w14:textId="77777777" w:rsidTr="00604AFC">
        <w:tc>
          <w:tcPr>
            <w:tcW w:w="2605" w:type="dxa"/>
            <w:tcBorders>
              <w:bottom w:val="single" w:sz="4" w:space="0" w:color="auto"/>
            </w:tcBorders>
            <w:shd w:val="clear" w:color="auto" w:fill="CCC0D9" w:themeFill="accent4" w:themeFillTint="66"/>
          </w:tcPr>
          <w:p w14:paraId="3A91EEAF" w14:textId="74317F20" w:rsidR="00534A4C" w:rsidRPr="00087E0A" w:rsidRDefault="00AF3665" w:rsidP="0058409C">
            <w:pPr>
              <w:pStyle w:val="Heading3"/>
              <w:spacing w:before="60" w:after="60"/>
              <w:rPr>
                <w:b/>
              </w:rPr>
            </w:pPr>
            <w:r w:rsidRPr="00087E0A">
              <w:rPr>
                <w:b/>
              </w:rPr>
              <w:t>P</w:t>
            </w:r>
            <w:r w:rsidR="00534A4C" w:rsidRPr="00087E0A">
              <w:rPr>
                <w:b/>
              </w:rPr>
              <w:t>erformance materiality</w:t>
            </w:r>
          </w:p>
        </w:tc>
        <w:tc>
          <w:tcPr>
            <w:tcW w:w="3330" w:type="dxa"/>
            <w:shd w:val="clear" w:color="auto" w:fill="auto"/>
          </w:tcPr>
          <w:p w14:paraId="0B7E7EC7" w14:textId="77777777" w:rsidR="00534A4C" w:rsidRPr="00087E0A" w:rsidRDefault="00534A4C" w:rsidP="0058409C">
            <w:pPr>
              <w:autoSpaceDE w:val="0"/>
              <w:autoSpaceDN w:val="0"/>
              <w:adjustRightInd w:val="0"/>
              <w:spacing w:before="60" w:after="60" w:line="280" w:lineRule="atLeast"/>
              <w:rPr>
                <w:color w:val="FF0000"/>
              </w:rPr>
            </w:pPr>
            <w:r w:rsidRPr="00087E0A">
              <w:rPr>
                <w:color w:val="FF0000"/>
              </w:rPr>
              <w:t>Insert amount and specify currency</w:t>
            </w:r>
          </w:p>
        </w:tc>
      </w:tr>
      <w:tr w:rsidR="00534A4C" w:rsidRPr="00087E0A" w14:paraId="10F4ADD8" w14:textId="77777777" w:rsidTr="00604AFC">
        <w:tc>
          <w:tcPr>
            <w:tcW w:w="2605" w:type="dxa"/>
            <w:tcBorders>
              <w:bottom w:val="single" w:sz="4" w:space="0" w:color="auto"/>
            </w:tcBorders>
            <w:shd w:val="clear" w:color="auto" w:fill="CCC0D9" w:themeFill="accent4" w:themeFillTint="66"/>
          </w:tcPr>
          <w:p w14:paraId="34A8F6A1" w14:textId="29E6DB46" w:rsidR="00534A4C" w:rsidRPr="00087E0A" w:rsidRDefault="001B055E" w:rsidP="001B055E">
            <w:pPr>
              <w:pStyle w:val="Heading3"/>
              <w:spacing w:before="60" w:after="60"/>
              <w:rPr>
                <w:b/>
              </w:rPr>
            </w:pPr>
            <w:r w:rsidRPr="00087E0A">
              <w:rPr>
                <w:b/>
              </w:rPr>
              <w:t>T</w:t>
            </w:r>
            <w:r w:rsidR="00534A4C" w:rsidRPr="00087E0A">
              <w:rPr>
                <w:b/>
              </w:rPr>
              <w:t>rivial</w:t>
            </w:r>
            <w:r w:rsidR="00865EC1" w:rsidRPr="00087E0A">
              <w:rPr>
                <w:b/>
              </w:rPr>
              <w:t xml:space="preserve"> </w:t>
            </w:r>
            <w:r w:rsidR="00E8288E" w:rsidRPr="00087E0A">
              <w:rPr>
                <w:b/>
              </w:rPr>
              <w:t>amount</w:t>
            </w:r>
          </w:p>
        </w:tc>
        <w:tc>
          <w:tcPr>
            <w:tcW w:w="3330" w:type="dxa"/>
            <w:shd w:val="clear" w:color="auto" w:fill="auto"/>
          </w:tcPr>
          <w:p w14:paraId="510A3DE0" w14:textId="77777777" w:rsidR="00534A4C" w:rsidRPr="00087E0A" w:rsidRDefault="00534A4C" w:rsidP="0058409C">
            <w:pPr>
              <w:autoSpaceDE w:val="0"/>
              <w:autoSpaceDN w:val="0"/>
              <w:adjustRightInd w:val="0"/>
              <w:spacing w:before="60" w:after="60" w:line="280" w:lineRule="atLeast"/>
              <w:rPr>
                <w:color w:val="FF0000"/>
              </w:rPr>
            </w:pPr>
            <w:r w:rsidRPr="00087E0A">
              <w:rPr>
                <w:color w:val="FF0000"/>
              </w:rPr>
              <w:t>Insert amount and specify currency</w:t>
            </w:r>
          </w:p>
        </w:tc>
      </w:tr>
    </w:tbl>
    <w:p w14:paraId="13EF5F37" w14:textId="5FC578BA" w:rsidR="001B055E" w:rsidRPr="00087E0A" w:rsidRDefault="001B055E" w:rsidP="00FA45C2">
      <w:pPr>
        <w:pStyle w:val="BodyText"/>
        <w:spacing w:before="284" w:after="0"/>
        <w:rPr>
          <w:color w:val="FF0000"/>
        </w:rPr>
      </w:pPr>
      <w:r w:rsidRPr="00087E0A">
        <w:rPr>
          <w:color w:val="FF0000"/>
        </w:rPr>
        <w:t>[Option B]</w:t>
      </w:r>
    </w:p>
    <w:p w14:paraId="69D804A6" w14:textId="6FE8EB79" w:rsidR="00092CB9" w:rsidRPr="00087E0A" w:rsidRDefault="00AB439A" w:rsidP="00092CB9">
      <w:pPr>
        <w:pStyle w:val="BodyText"/>
      </w:pPr>
      <w:r w:rsidRPr="00087E0A">
        <w:t>Please determine</w:t>
      </w:r>
      <w:r w:rsidR="00092CB9" w:rsidRPr="00087E0A">
        <w:t xml:space="preserve"> materiality and performance materiality levels</w:t>
      </w:r>
      <w:r w:rsidRPr="00087E0A">
        <w:t xml:space="preserve"> </w:t>
      </w:r>
      <w:r w:rsidR="00F3755D" w:rsidRPr="00087E0A">
        <w:t xml:space="preserve">to be used </w:t>
      </w:r>
      <w:r w:rsidR="00092CB9" w:rsidRPr="00087E0A">
        <w:t>in performing the work reques</w:t>
      </w:r>
      <w:r w:rsidR="00F3755D" w:rsidRPr="00087E0A">
        <w:t>ted</w:t>
      </w:r>
      <w:r w:rsidR="00D71980">
        <w:t xml:space="preserve">. </w:t>
      </w:r>
      <w:r w:rsidR="00D71980" w:rsidRPr="004A4E60">
        <w:t>Materiality is set less than</w:t>
      </w:r>
      <w:r w:rsidR="00F3755D" w:rsidRPr="0050360B">
        <w:t xml:space="preserve"> </w:t>
      </w:r>
      <w:r w:rsidRPr="0050360B">
        <w:t>group materiality</w:t>
      </w:r>
      <w:r w:rsidR="00D71980" w:rsidRPr="0050360B">
        <w:t xml:space="preserve">. </w:t>
      </w:r>
      <w:r w:rsidR="00D71980" w:rsidRPr="004A4E60">
        <w:t>To reduce the risk of undetected material misstatement</w:t>
      </w:r>
      <w:r w:rsidR="00D71980" w:rsidRPr="0050360B">
        <w:t>,</w:t>
      </w:r>
      <w:r w:rsidR="00D71980" w:rsidRPr="004A4E60">
        <w:t xml:space="preserve"> </w:t>
      </w:r>
      <w:r w:rsidRPr="0050360B">
        <w:t xml:space="preserve">group performance materiality </w:t>
      </w:r>
      <w:r w:rsidR="00D71980" w:rsidRPr="004A4E60">
        <w:t xml:space="preserve">may be used as a starting point for determining materiality for the audit of the class(es) of transactions, account balance(s), or disclosure(s). Performance materiality </w:t>
      </w:r>
      <w:r w:rsidR="00D71980" w:rsidRPr="004A4E60">
        <w:lastRenderedPageBreak/>
        <w:t>is also set less than group performance materiality. In addition,</w:t>
      </w:r>
      <w:r w:rsidR="00F3755D" w:rsidRPr="0050360B">
        <w:t xml:space="preserve"> </w:t>
      </w:r>
      <w:r w:rsidRPr="0050360B">
        <w:t>communicate</w:t>
      </w:r>
      <w:r w:rsidR="00092CB9" w:rsidRPr="0050360B">
        <w:t xml:space="preserve"> identified misstatements above the t</w:t>
      </w:r>
      <w:r w:rsidR="00092CB9" w:rsidRPr="00087E0A">
        <w:t xml:space="preserve">rivial amount below. The </w:t>
      </w:r>
      <w:r w:rsidR="00092CB9" w:rsidRPr="00087E0A">
        <w:rPr>
          <w:b/>
        </w:rPr>
        <w:t>Summary of Identified Misstatements</w:t>
      </w:r>
      <w:r w:rsidR="00092CB9" w:rsidRPr="00087E0A">
        <w:t xml:space="preserve"> at Component template attached in the </w:t>
      </w:r>
      <w:r w:rsidR="00092CB9" w:rsidRPr="00087E0A">
        <w:rPr>
          <w:b/>
        </w:rPr>
        <w:t>Group Audit Instructions</w:t>
      </w:r>
      <w:r w:rsidR="00092CB9" w:rsidRPr="00087E0A">
        <w:t xml:space="preserve"> may be used for communicating identified misstatements. A different template or format may be used provided the necessary information included in such template is communicated to the Group Engagement Team.</w:t>
      </w:r>
    </w:p>
    <w:tbl>
      <w:tblPr>
        <w:tblStyle w:val="TableGrid"/>
        <w:tblW w:w="5935" w:type="dxa"/>
        <w:tblLook w:val="04A0" w:firstRow="1" w:lastRow="0" w:firstColumn="1" w:lastColumn="0" w:noHBand="0" w:noVBand="1"/>
      </w:tblPr>
      <w:tblGrid>
        <w:gridCol w:w="2605"/>
        <w:gridCol w:w="3330"/>
      </w:tblGrid>
      <w:tr w:rsidR="00092CB9" w:rsidRPr="00087E0A" w14:paraId="7AB931B6" w14:textId="77777777" w:rsidTr="00092CB9">
        <w:tc>
          <w:tcPr>
            <w:tcW w:w="2605" w:type="dxa"/>
            <w:shd w:val="clear" w:color="auto" w:fill="CCC0D9" w:themeFill="accent4" w:themeFillTint="66"/>
          </w:tcPr>
          <w:p w14:paraId="76DEE849" w14:textId="112A9960" w:rsidR="00092CB9" w:rsidRPr="00087E0A" w:rsidRDefault="00092CB9" w:rsidP="00AB439A">
            <w:pPr>
              <w:pStyle w:val="Heading3"/>
              <w:spacing w:before="60" w:after="60"/>
              <w:rPr>
                <w:b/>
              </w:rPr>
            </w:pPr>
            <w:r w:rsidRPr="00087E0A">
              <w:rPr>
                <w:b/>
              </w:rPr>
              <w:t>Group materiality</w:t>
            </w:r>
          </w:p>
        </w:tc>
        <w:tc>
          <w:tcPr>
            <w:tcW w:w="3330" w:type="dxa"/>
            <w:shd w:val="clear" w:color="auto" w:fill="auto"/>
          </w:tcPr>
          <w:p w14:paraId="60821DAC" w14:textId="77777777" w:rsidR="00092CB9" w:rsidRPr="00087E0A" w:rsidRDefault="00092CB9" w:rsidP="00092CB9">
            <w:pPr>
              <w:autoSpaceDE w:val="0"/>
              <w:autoSpaceDN w:val="0"/>
              <w:adjustRightInd w:val="0"/>
              <w:spacing w:before="60" w:after="60" w:line="280" w:lineRule="atLeast"/>
              <w:rPr>
                <w:color w:val="FF0000"/>
              </w:rPr>
            </w:pPr>
            <w:r w:rsidRPr="00087E0A">
              <w:rPr>
                <w:color w:val="FF0000"/>
              </w:rPr>
              <w:t>Insert amount and specify currency</w:t>
            </w:r>
          </w:p>
        </w:tc>
      </w:tr>
      <w:tr w:rsidR="00092CB9" w:rsidRPr="00087E0A" w14:paraId="48E5B8AC" w14:textId="77777777" w:rsidTr="00092CB9">
        <w:tc>
          <w:tcPr>
            <w:tcW w:w="2605" w:type="dxa"/>
            <w:tcBorders>
              <w:bottom w:val="single" w:sz="4" w:space="0" w:color="auto"/>
            </w:tcBorders>
            <w:shd w:val="clear" w:color="auto" w:fill="CCC0D9" w:themeFill="accent4" w:themeFillTint="66"/>
          </w:tcPr>
          <w:p w14:paraId="2DB51857" w14:textId="74949EAC" w:rsidR="00092CB9" w:rsidRPr="00087E0A" w:rsidRDefault="00092CB9" w:rsidP="00AB439A">
            <w:pPr>
              <w:pStyle w:val="Heading3"/>
              <w:spacing w:before="60" w:after="60"/>
              <w:rPr>
                <w:b/>
              </w:rPr>
            </w:pPr>
            <w:r w:rsidRPr="00087E0A">
              <w:rPr>
                <w:b/>
              </w:rPr>
              <w:t>Group performance materiality</w:t>
            </w:r>
          </w:p>
        </w:tc>
        <w:tc>
          <w:tcPr>
            <w:tcW w:w="3330" w:type="dxa"/>
            <w:shd w:val="clear" w:color="auto" w:fill="auto"/>
          </w:tcPr>
          <w:p w14:paraId="177399F3" w14:textId="77777777" w:rsidR="00092CB9" w:rsidRPr="00087E0A" w:rsidRDefault="00092CB9" w:rsidP="00092CB9">
            <w:pPr>
              <w:autoSpaceDE w:val="0"/>
              <w:autoSpaceDN w:val="0"/>
              <w:adjustRightInd w:val="0"/>
              <w:spacing w:before="60" w:after="60" w:line="280" w:lineRule="atLeast"/>
              <w:rPr>
                <w:color w:val="FF0000"/>
              </w:rPr>
            </w:pPr>
            <w:r w:rsidRPr="00087E0A">
              <w:rPr>
                <w:color w:val="FF0000"/>
              </w:rPr>
              <w:t>Insert amount and specify currency</w:t>
            </w:r>
          </w:p>
        </w:tc>
      </w:tr>
      <w:tr w:rsidR="00092CB9" w:rsidRPr="00087E0A" w14:paraId="1BF04164" w14:textId="77777777" w:rsidTr="00092CB9">
        <w:tc>
          <w:tcPr>
            <w:tcW w:w="2605" w:type="dxa"/>
            <w:tcBorders>
              <w:bottom w:val="single" w:sz="4" w:space="0" w:color="auto"/>
            </w:tcBorders>
            <w:shd w:val="clear" w:color="auto" w:fill="CCC0D9" w:themeFill="accent4" w:themeFillTint="66"/>
          </w:tcPr>
          <w:p w14:paraId="2FEA7D92" w14:textId="472A8C95" w:rsidR="00092CB9" w:rsidRPr="00087E0A" w:rsidRDefault="00092CB9" w:rsidP="00AB439A">
            <w:pPr>
              <w:pStyle w:val="Heading3"/>
              <w:spacing w:before="60" w:after="60"/>
              <w:rPr>
                <w:b/>
              </w:rPr>
            </w:pPr>
            <w:r w:rsidRPr="00087E0A">
              <w:rPr>
                <w:b/>
              </w:rPr>
              <w:t>Group trivial amount</w:t>
            </w:r>
          </w:p>
        </w:tc>
        <w:tc>
          <w:tcPr>
            <w:tcW w:w="3330" w:type="dxa"/>
            <w:shd w:val="clear" w:color="auto" w:fill="auto"/>
          </w:tcPr>
          <w:p w14:paraId="51E010C5" w14:textId="77777777" w:rsidR="00092CB9" w:rsidRPr="00087E0A" w:rsidRDefault="00092CB9" w:rsidP="00092CB9">
            <w:pPr>
              <w:autoSpaceDE w:val="0"/>
              <w:autoSpaceDN w:val="0"/>
              <w:adjustRightInd w:val="0"/>
              <w:spacing w:before="60" w:after="60" w:line="280" w:lineRule="atLeast"/>
              <w:rPr>
                <w:color w:val="FF0000"/>
              </w:rPr>
            </w:pPr>
            <w:r w:rsidRPr="00087E0A">
              <w:rPr>
                <w:color w:val="FF0000"/>
              </w:rPr>
              <w:t>Insert amount and specify currency</w:t>
            </w:r>
          </w:p>
        </w:tc>
      </w:tr>
    </w:tbl>
    <w:p w14:paraId="35726137" w14:textId="77777777" w:rsidR="001B055E" w:rsidRPr="00087E0A" w:rsidRDefault="001B055E" w:rsidP="00033189">
      <w:pPr>
        <w:pStyle w:val="BodyText"/>
        <w:spacing w:after="40"/>
      </w:pPr>
    </w:p>
    <w:p w14:paraId="33B99C4D" w14:textId="5208E020" w:rsidR="00092CB9" w:rsidRDefault="00092CB9" w:rsidP="00092CB9">
      <w:pPr>
        <w:pStyle w:val="BodyText"/>
        <w:rPr>
          <w:color w:val="FF0000"/>
        </w:rPr>
      </w:pPr>
      <w:r w:rsidRPr="00087E0A">
        <w:t xml:space="preserve">Please communicate to us the materiality and performance materiality that will be used. </w:t>
      </w:r>
      <w:r w:rsidR="00D71980" w:rsidRPr="004A4E60">
        <w:rPr>
          <w:color w:val="FF0000"/>
          <w:shd w:val="clear" w:color="auto" w:fill="E6E6E6"/>
        </w:rPr>
        <w:t>(</w:t>
      </w:r>
      <w:r w:rsidRPr="00D71980">
        <w:rPr>
          <w:color w:val="FF0000"/>
        </w:rPr>
        <w:t>I</w:t>
      </w:r>
      <w:r w:rsidRPr="00087E0A">
        <w:rPr>
          <w:color w:val="FF0000"/>
        </w:rPr>
        <w:t>ndicate method of communication.</w:t>
      </w:r>
      <w:r w:rsidR="00D71980">
        <w:rPr>
          <w:color w:val="FF0000"/>
        </w:rPr>
        <w:t>)</w:t>
      </w:r>
    </w:p>
    <w:p w14:paraId="23EAA896" w14:textId="77777777" w:rsidR="00D71980" w:rsidRPr="004A4E60" w:rsidRDefault="00D71980" w:rsidP="004A4E60">
      <w:pPr>
        <w:pStyle w:val="Heading2"/>
      </w:pPr>
      <w:r w:rsidRPr="004A4E60">
        <w:t>Understanding the component and its environment, including its internal control</w:t>
      </w:r>
    </w:p>
    <w:p w14:paraId="7C525669" w14:textId="1F95587A" w:rsidR="00D71980" w:rsidRPr="004A4E60" w:rsidRDefault="00D71980" w:rsidP="004A4E60">
      <w:pPr>
        <w:pStyle w:val="BodyText"/>
      </w:pPr>
      <w:r w:rsidRPr="004A4E60">
        <w:t>In accordance with professional standards, to identify and assess the risks of material misstatement, you are responsible for obtaining an understanding of the component and its environment,</w:t>
      </w:r>
      <w:r w:rsidRPr="0050360B">
        <w:t xml:space="preserve"> the applicable financial reporting framework and the component’s system of internal control</w:t>
      </w:r>
      <w:r w:rsidRPr="004A4E60">
        <w:t>, to the extent necessary for purposes of the audit of the class(es) of transactions, account balance(s), or disclosure(s). This includes understanding the control environment, the entity’s risk assessment process, the entity’s monitoring of controls, the entity’s information system, including the related business processes relevant to financial reporting and communication, and control activities relevant to the audit. The understanding of the information system includes, among other things, business processes related to classes of transactions in the Component’s operations that are significant to the Component Financial Information.</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A3D7F" w:rsidRPr="00087E0A" w14:paraId="04E328CD" w14:textId="77777777" w:rsidTr="00604AFC">
        <w:tc>
          <w:tcPr>
            <w:tcW w:w="9080" w:type="dxa"/>
          </w:tcPr>
          <w:p w14:paraId="3163FDAA" w14:textId="77777777" w:rsidR="006A3D7F" w:rsidRPr="00087E0A" w:rsidRDefault="006A3D7F" w:rsidP="0058409C">
            <w:pPr>
              <w:pStyle w:val="Heading2"/>
              <w:rPr>
                <w:color w:val="FF0000"/>
              </w:rPr>
            </w:pPr>
            <w:r w:rsidRPr="00087E0A">
              <w:rPr>
                <w:color w:val="FF0000"/>
              </w:rPr>
              <w:t>Instructional Note to Group Engagement Team</w:t>
            </w:r>
          </w:p>
          <w:p w14:paraId="64073E05" w14:textId="77777777" w:rsidR="001945DB" w:rsidRPr="00087E0A" w:rsidRDefault="00D3391E" w:rsidP="0057617E">
            <w:pPr>
              <w:pStyle w:val="BodyText"/>
              <w:spacing w:after="60"/>
              <w:rPr>
                <w:color w:val="FF0000"/>
              </w:rPr>
            </w:pPr>
            <w:r w:rsidRPr="00087E0A">
              <w:rPr>
                <w:color w:val="FF0000"/>
              </w:rPr>
              <w:t xml:space="preserve">If </w:t>
            </w:r>
            <w:r w:rsidR="00033189" w:rsidRPr="00087E0A">
              <w:rPr>
                <w:color w:val="FF0000"/>
              </w:rPr>
              <w:t>the group engagement team identified significant risks related to the classes of transactions, account balance</w:t>
            </w:r>
            <w:r w:rsidR="001945DB" w:rsidRPr="00087E0A">
              <w:rPr>
                <w:color w:val="FF0000"/>
              </w:rPr>
              <w:t>s, or disclosures being audited</w:t>
            </w:r>
            <w:r w:rsidR="00033189" w:rsidRPr="00087E0A">
              <w:rPr>
                <w:color w:val="FF0000"/>
              </w:rPr>
              <w:t xml:space="preserve"> </w:t>
            </w:r>
            <w:r w:rsidR="001945DB" w:rsidRPr="00087E0A">
              <w:rPr>
                <w:color w:val="FF0000"/>
              </w:rPr>
              <w:t>(as indicated in the Component Significance and Scoping template)</w:t>
            </w:r>
            <w:r w:rsidRPr="00087E0A">
              <w:rPr>
                <w:color w:val="FF0000"/>
              </w:rPr>
              <w:t>, include the following</w:t>
            </w:r>
            <w:r w:rsidR="00D62DAB" w:rsidRPr="00087E0A">
              <w:rPr>
                <w:color w:val="FF0000"/>
              </w:rPr>
              <w:t xml:space="preserve"> “Significant risks” section</w:t>
            </w:r>
            <w:r w:rsidR="001945DB" w:rsidRPr="00087E0A">
              <w:rPr>
                <w:color w:val="FF0000"/>
              </w:rPr>
              <w:t>.</w:t>
            </w:r>
          </w:p>
        </w:tc>
      </w:tr>
    </w:tbl>
    <w:p w14:paraId="3E5EA3AA" w14:textId="77777777" w:rsidR="008C5D51" w:rsidRDefault="008C5D51" w:rsidP="00F0667B">
      <w:pPr>
        <w:pStyle w:val="Heading2"/>
      </w:pPr>
    </w:p>
    <w:p w14:paraId="19A0F1EE" w14:textId="32994E53" w:rsidR="00F0667B" w:rsidRPr="00087E0A" w:rsidRDefault="00F0667B" w:rsidP="00F0667B">
      <w:pPr>
        <w:pStyle w:val="Heading2"/>
      </w:pPr>
      <w:r w:rsidRPr="00087E0A">
        <w:t>Significant risks</w:t>
      </w:r>
    </w:p>
    <w:p w14:paraId="4E6DE671" w14:textId="68A32D8F" w:rsidR="006E3D7E" w:rsidRPr="00087E0A" w:rsidRDefault="00195369" w:rsidP="006626D6">
      <w:pPr>
        <w:pStyle w:val="BodyText"/>
      </w:pPr>
      <w:r w:rsidRPr="00087E0A">
        <w:t xml:space="preserve">The </w:t>
      </w:r>
      <w:r w:rsidRPr="00087E0A">
        <w:rPr>
          <w:b/>
        </w:rPr>
        <w:t>Group Audit Instructions</w:t>
      </w:r>
      <w:r w:rsidRPr="00087E0A">
        <w:t xml:space="preserve"> identify the significant risks in the audit of the Group Financial Statements and include your related communication responsibilities. We have indicated above the significant risks </w:t>
      </w:r>
      <w:r w:rsidR="005474E7" w:rsidRPr="00087E0A">
        <w:t xml:space="preserve">of material misstatements of the </w:t>
      </w:r>
      <w:r w:rsidR="009C5440" w:rsidRPr="00087E0A">
        <w:t>G</w:t>
      </w:r>
      <w:r w:rsidR="005474E7" w:rsidRPr="00087E0A">
        <w:t xml:space="preserve">roup </w:t>
      </w:r>
      <w:r w:rsidR="009C5440" w:rsidRPr="00087E0A">
        <w:t>F</w:t>
      </w:r>
      <w:r w:rsidR="005474E7" w:rsidRPr="00087E0A">
        <w:t xml:space="preserve">inancial </w:t>
      </w:r>
      <w:r w:rsidR="009C5440" w:rsidRPr="00087E0A">
        <w:t>S</w:t>
      </w:r>
      <w:r w:rsidR="005474E7" w:rsidRPr="00087E0A">
        <w:t xml:space="preserve">tatements </w:t>
      </w:r>
      <w:r w:rsidR="006B28D6" w:rsidRPr="00087E0A">
        <w:t>that may be relevant to your work</w:t>
      </w:r>
      <w:r w:rsidRPr="00087E0A">
        <w:t xml:space="preserve">. You are required to obtain an understanding of the Component’s controls, including control activities, relevant to </w:t>
      </w:r>
      <w:r w:rsidR="004062BC" w:rsidRPr="00087E0A">
        <w:t>s</w:t>
      </w:r>
      <w:r w:rsidR="004062BC">
        <w:t>ignificant</w:t>
      </w:r>
      <w:r w:rsidR="004062BC" w:rsidRPr="00087E0A">
        <w:t xml:space="preserve"> </w:t>
      </w:r>
      <w:r w:rsidRPr="00087E0A">
        <w:t>risks; this includes evaluating design and determining implementation.</w:t>
      </w:r>
      <w:r w:rsidR="0002078E" w:rsidRPr="00087E0A">
        <w:t xml:space="preserve"> In addition, substantive procedures that are specifically responsive to these risks are required. Such substantive procedures are required to include test of details when tests of controls are not performed.</w:t>
      </w:r>
    </w:p>
    <w:p w14:paraId="692E529E" w14:textId="77777777" w:rsidR="006E3D7E" w:rsidRPr="00087E0A" w:rsidRDefault="00F303F5" w:rsidP="006626D6">
      <w:pPr>
        <w:pStyle w:val="BodyText"/>
      </w:pPr>
      <w:r w:rsidRPr="00087E0A">
        <w:t xml:space="preserve">Please inform us </w:t>
      </w:r>
      <w:r w:rsidR="006B28D6" w:rsidRPr="00087E0A">
        <w:t xml:space="preserve">of your planned audit procedures that are </w:t>
      </w:r>
      <w:r w:rsidRPr="00087E0A">
        <w:t xml:space="preserve">responsive to these significant risks. We are required to evaluate the appropriateness of these procedures.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E3D7E" w:rsidRPr="00087E0A" w14:paraId="29E5327F" w14:textId="77777777" w:rsidTr="00604AFC">
        <w:tc>
          <w:tcPr>
            <w:tcW w:w="9080" w:type="dxa"/>
          </w:tcPr>
          <w:p w14:paraId="312461DF" w14:textId="77777777" w:rsidR="006E3D7E" w:rsidRPr="00087E0A" w:rsidRDefault="006E3D7E" w:rsidP="005E34D7">
            <w:pPr>
              <w:pStyle w:val="Heading2"/>
              <w:rPr>
                <w:color w:val="FF0000"/>
              </w:rPr>
            </w:pPr>
            <w:r w:rsidRPr="00087E0A">
              <w:rPr>
                <w:color w:val="FF0000"/>
              </w:rPr>
              <w:t>Instructional Note to Group Engagement Team</w:t>
            </w:r>
          </w:p>
          <w:p w14:paraId="5BCB861F" w14:textId="658AC39F" w:rsidR="00781498" w:rsidRPr="00087E0A" w:rsidRDefault="00D3391E" w:rsidP="00E34447">
            <w:pPr>
              <w:pStyle w:val="BodyText"/>
              <w:spacing w:after="60"/>
              <w:rPr>
                <w:color w:val="FF0000"/>
              </w:rPr>
            </w:pPr>
            <w:r w:rsidRPr="00087E0A">
              <w:rPr>
                <w:color w:val="FF0000"/>
              </w:rPr>
              <w:t xml:space="preserve">The following </w:t>
            </w:r>
            <w:r w:rsidR="001D441D" w:rsidRPr="00087E0A">
              <w:rPr>
                <w:color w:val="FF0000"/>
              </w:rPr>
              <w:t>sentence and related table</w:t>
            </w:r>
            <w:r w:rsidRPr="00087E0A">
              <w:rPr>
                <w:color w:val="FF0000"/>
              </w:rPr>
              <w:t xml:space="preserve"> </w:t>
            </w:r>
            <w:proofErr w:type="gramStart"/>
            <w:r w:rsidRPr="00087E0A">
              <w:rPr>
                <w:color w:val="FF0000"/>
              </w:rPr>
              <w:t>is</w:t>
            </w:r>
            <w:proofErr w:type="gramEnd"/>
            <w:r w:rsidRPr="00087E0A">
              <w:rPr>
                <w:color w:val="FF0000"/>
              </w:rPr>
              <w:t xml:space="preserve"> included only when the group engagement team is requesting</w:t>
            </w:r>
            <w:r w:rsidR="006E3D7E" w:rsidRPr="00087E0A">
              <w:rPr>
                <w:color w:val="FF0000"/>
              </w:rPr>
              <w:t xml:space="preserve"> the component auditor to perform certain audit procedures for significant risks.</w:t>
            </w:r>
            <w:r w:rsidR="00773784" w:rsidRPr="00087E0A">
              <w:rPr>
                <w:color w:val="FF0000"/>
              </w:rPr>
              <w:t xml:space="preserve"> </w:t>
            </w:r>
            <w:r w:rsidR="00781498" w:rsidRPr="00087E0A">
              <w:rPr>
                <w:color w:val="FF0000"/>
              </w:rPr>
              <w:t>The audit procedures need to be in sufficient detail</w:t>
            </w:r>
            <w:r w:rsidR="004062BC">
              <w:rPr>
                <w:color w:val="FF0000"/>
              </w:rPr>
              <w:t xml:space="preserve"> (nature, </w:t>
            </w:r>
            <w:proofErr w:type="gramStart"/>
            <w:r w:rsidR="004062BC">
              <w:rPr>
                <w:color w:val="FF0000"/>
              </w:rPr>
              <w:t>timing</w:t>
            </w:r>
            <w:proofErr w:type="gramEnd"/>
            <w:r w:rsidR="004062BC">
              <w:rPr>
                <w:color w:val="FF0000"/>
              </w:rPr>
              <w:t xml:space="preserve"> and extent)</w:t>
            </w:r>
            <w:r w:rsidR="00781498" w:rsidRPr="00087E0A">
              <w:rPr>
                <w:color w:val="FF0000"/>
              </w:rPr>
              <w:t xml:space="preserve"> for the component auditor to understand the work to be performed. </w:t>
            </w:r>
          </w:p>
        </w:tc>
      </w:tr>
    </w:tbl>
    <w:p w14:paraId="58CF06CE" w14:textId="5717AE6D" w:rsidR="006E3D7E" w:rsidRPr="00087E0A" w:rsidRDefault="00154597" w:rsidP="006626D6">
      <w:pPr>
        <w:pStyle w:val="BodyText"/>
      </w:pPr>
      <w:r w:rsidRPr="00087E0A">
        <w:t xml:space="preserve">In addition, </w:t>
      </w:r>
      <w:r w:rsidR="006B28D6" w:rsidRPr="00087E0A">
        <w:t xml:space="preserve">we request that you </w:t>
      </w:r>
      <w:r w:rsidRPr="00087E0A">
        <w:t xml:space="preserve">perform the following audit procedures for </w:t>
      </w:r>
      <w:r w:rsidR="004062BC" w:rsidRPr="00087E0A">
        <w:t>s</w:t>
      </w:r>
      <w:r w:rsidR="004062BC">
        <w:t>ignificant</w:t>
      </w:r>
      <w:r w:rsidR="004062BC" w:rsidRPr="00087E0A">
        <w:t xml:space="preserve"> </w:t>
      </w:r>
      <w:r w:rsidRPr="00087E0A">
        <w:t>risks.</w:t>
      </w:r>
    </w:p>
    <w:tbl>
      <w:tblPr>
        <w:tblStyle w:val="TableGrid"/>
        <w:tblW w:w="9085" w:type="dxa"/>
        <w:tblLook w:val="04A0" w:firstRow="1" w:lastRow="0" w:firstColumn="1" w:lastColumn="0" w:noHBand="0" w:noVBand="1"/>
      </w:tblPr>
      <w:tblGrid>
        <w:gridCol w:w="1786"/>
        <w:gridCol w:w="1151"/>
        <w:gridCol w:w="6148"/>
      </w:tblGrid>
      <w:tr w:rsidR="006E3D7E" w:rsidRPr="00087E0A" w14:paraId="12149F58" w14:textId="77777777" w:rsidTr="00604AFC">
        <w:tc>
          <w:tcPr>
            <w:tcW w:w="1786" w:type="dxa"/>
            <w:shd w:val="clear" w:color="auto" w:fill="CCC0D9"/>
          </w:tcPr>
          <w:p w14:paraId="1944F06B" w14:textId="77777777" w:rsidR="006E3D7E" w:rsidRPr="00087E0A" w:rsidRDefault="006E3D7E" w:rsidP="005E34D7">
            <w:pPr>
              <w:pStyle w:val="Heading3"/>
              <w:keepNext w:val="0"/>
              <w:widowControl w:val="0"/>
              <w:spacing w:before="60" w:after="60"/>
              <w:jc w:val="center"/>
              <w:rPr>
                <w:b/>
              </w:rPr>
            </w:pPr>
            <w:r w:rsidRPr="00087E0A">
              <w:rPr>
                <w:b/>
              </w:rPr>
              <w:lastRenderedPageBreak/>
              <w:t>Significant class of transactions, account balance, or disclosure</w:t>
            </w:r>
          </w:p>
        </w:tc>
        <w:tc>
          <w:tcPr>
            <w:tcW w:w="1151" w:type="dxa"/>
            <w:shd w:val="clear" w:color="auto" w:fill="CCC0D9"/>
          </w:tcPr>
          <w:p w14:paraId="04C7FBB6" w14:textId="77777777" w:rsidR="006E3D7E" w:rsidRPr="00087E0A" w:rsidRDefault="006E3D7E" w:rsidP="005E34D7">
            <w:pPr>
              <w:pStyle w:val="Heading3"/>
              <w:keepNext w:val="0"/>
              <w:widowControl w:val="0"/>
              <w:spacing w:before="60" w:after="60"/>
              <w:jc w:val="center"/>
              <w:rPr>
                <w:b/>
              </w:rPr>
            </w:pPr>
            <w:r w:rsidRPr="00087E0A">
              <w:rPr>
                <w:b/>
              </w:rPr>
              <w:t>Relevant assertion</w:t>
            </w:r>
          </w:p>
        </w:tc>
        <w:tc>
          <w:tcPr>
            <w:tcW w:w="6148" w:type="dxa"/>
            <w:shd w:val="clear" w:color="auto" w:fill="CCC0D9"/>
          </w:tcPr>
          <w:p w14:paraId="0710297F" w14:textId="77777777" w:rsidR="006E3D7E" w:rsidRPr="00087E0A" w:rsidRDefault="00AD29E1" w:rsidP="00F51A60">
            <w:pPr>
              <w:pStyle w:val="Heading3"/>
              <w:keepNext w:val="0"/>
              <w:widowControl w:val="0"/>
              <w:spacing w:before="60" w:after="60"/>
              <w:jc w:val="center"/>
              <w:rPr>
                <w:b/>
              </w:rPr>
            </w:pPr>
            <w:r w:rsidRPr="00087E0A">
              <w:rPr>
                <w:b/>
              </w:rPr>
              <w:t>A</w:t>
            </w:r>
            <w:r w:rsidR="006E3D7E" w:rsidRPr="00087E0A">
              <w:rPr>
                <w:b/>
              </w:rPr>
              <w:t>udit procedures</w:t>
            </w:r>
          </w:p>
        </w:tc>
      </w:tr>
      <w:tr w:rsidR="006E3D7E" w:rsidRPr="00087E0A" w14:paraId="593C4C99" w14:textId="77777777" w:rsidTr="00604AFC">
        <w:tc>
          <w:tcPr>
            <w:tcW w:w="1786" w:type="dxa"/>
            <w:shd w:val="clear" w:color="auto" w:fill="FFFFFF" w:themeFill="background1"/>
          </w:tcPr>
          <w:p w14:paraId="3C319AE8" w14:textId="514A45C9" w:rsidR="006E3D7E" w:rsidRPr="00087E0A" w:rsidRDefault="006E3D7E" w:rsidP="005E34D7">
            <w:pPr>
              <w:widowControl w:val="0"/>
              <w:autoSpaceDE w:val="0"/>
              <w:autoSpaceDN w:val="0"/>
              <w:adjustRightInd w:val="0"/>
              <w:spacing w:before="60" w:after="60" w:line="280" w:lineRule="atLeast"/>
              <w:rPr>
                <w:b/>
                <w:color w:val="FF0000"/>
              </w:rPr>
            </w:pPr>
          </w:p>
        </w:tc>
        <w:tc>
          <w:tcPr>
            <w:tcW w:w="1151" w:type="dxa"/>
            <w:shd w:val="clear" w:color="auto" w:fill="auto"/>
          </w:tcPr>
          <w:p w14:paraId="56108900" w14:textId="296414F3" w:rsidR="006E3D7E" w:rsidRPr="00087E0A" w:rsidRDefault="006E3D7E" w:rsidP="005E34D7">
            <w:pPr>
              <w:widowControl w:val="0"/>
              <w:autoSpaceDE w:val="0"/>
              <w:autoSpaceDN w:val="0"/>
              <w:adjustRightInd w:val="0"/>
              <w:spacing w:before="60" w:after="60" w:line="280" w:lineRule="atLeast"/>
              <w:rPr>
                <w:color w:val="FF0000"/>
              </w:rPr>
            </w:pPr>
          </w:p>
        </w:tc>
        <w:tc>
          <w:tcPr>
            <w:tcW w:w="6148" w:type="dxa"/>
          </w:tcPr>
          <w:p w14:paraId="5364B338" w14:textId="7F847B73" w:rsidR="006E3D7E" w:rsidRPr="00087E0A" w:rsidRDefault="006E3D7E" w:rsidP="0046329C">
            <w:pPr>
              <w:widowControl w:val="0"/>
              <w:autoSpaceDE w:val="0"/>
              <w:autoSpaceDN w:val="0"/>
              <w:adjustRightInd w:val="0"/>
              <w:spacing w:before="60" w:after="60" w:line="280" w:lineRule="atLeast"/>
              <w:rPr>
                <w:color w:val="FF0000"/>
              </w:rPr>
            </w:pPr>
          </w:p>
        </w:tc>
      </w:tr>
    </w:tbl>
    <w:p w14:paraId="795380F1" w14:textId="77777777" w:rsidR="00F0667B" w:rsidRPr="00087E0A" w:rsidRDefault="00F0667B" w:rsidP="006626D6">
      <w:pPr>
        <w:pStyle w:val="BodyText"/>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54597" w:rsidRPr="00087E0A" w14:paraId="6FF1FC99" w14:textId="77777777" w:rsidTr="65FBA51E">
        <w:tc>
          <w:tcPr>
            <w:tcW w:w="9080" w:type="dxa"/>
          </w:tcPr>
          <w:p w14:paraId="138684F4" w14:textId="77777777" w:rsidR="00154597" w:rsidRPr="00087E0A" w:rsidRDefault="00154597" w:rsidP="005E34D7">
            <w:pPr>
              <w:pStyle w:val="Heading2"/>
              <w:rPr>
                <w:color w:val="FF0000"/>
              </w:rPr>
            </w:pPr>
            <w:r w:rsidRPr="00087E0A">
              <w:rPr>
                <w:color w:val="FF0000"/>
              </w:rPr>
              <w:t>Instructional Note to Group Engagement Team</w:t>
            </w:r>
          </w:p>
          <w:p w14:paraId="2AA75198" w14:textId="3591A2FD" w:rsidR="00781498" w:rsidRPr="00087E0A" w:rsidRDefault="2EF0F3D2" w:rsidP="00E34447">
            <w:pPr>
              <w:pStyle w:val="Heading2"/>
              <w:spacing w:after="60" w:line="280" w:lineRule="atLeast"/>
            </w:pPr>
            <w:r w:rsidRPr="00087E0A">
              <w:rPr>
                <w:rFonts w:ascii="Garamond" w:hAnsi="Garamond"/>
                <w:color w:val="FF0000"/>
                <w:kern w:val="0"/>
                <w:sz w:val="22"/>
                <w:szCs w:val="22"/>
              </w:rPr>
              <w:t xml:space="preserve">The following </w:t>
            </w:r>
            <w:r w:rsidR="42604CE6" w:rsidRPr="00087E0A">
              <w:rPr>
                <w:rFonts w:ascii="Garamond" w:hAnsi="Garamond"/>
                <w:color w:val="FF0000"/>
                <w:kern w:val="0"/>
                <w:sz w:val="22"/>
                <w:szCs w:val="22"/>
              </w:rPr>
              <w:t>“Classes of transactions, account balances, and disclosures” section</w:t>
            </w:r>
            <w:r w:rsidRPr="00087E0A">
              <w:rPr>
                <w:rFonts w:ascii="Garamond" w:hAnsi="Garamond"/>
                <w:color w:val="FF0000"/>
                <w:kern w:val="0"/>
                <w:sz w:val="22"/>
                <w:szCs w:val="22"/>
              </w:rPr>
              <w:t xml:space="preserve"> is included </w:t>
            </w:r>
            <w:r w:rsidR="00154597" w:rsidRPr="00087E0A">
              <w:rPr>
                <w:rFonts w:ascii="Garamond" w:hAnsi="Garamond"/>
                <w:color w:val="FF0000"/>
                <w:kern w:val="0"/>
                <w:sz w:val="22"/>
                <w:szCs w:val="22"/>
              </w:rPr>
              <w:t>only when</w:t>
            </w:r>
            <w:r w:rsidR="006B28D6" w:rsidRPr="00087E0A">
              <w:rPr>
                <w:rFonts w:ascii="Garamond" w:hAnsi="Garamond"/>
                <w:color w:val="FF0000"/>
                <w:kern w:val="0"/>
                <w:sz w:val="22"/>
                <w:szCs w:val="22"/>
              </w:rPr>
              <w:t xml:space="preserve"> </w:t>
            </w:r>
            <w:r w:rsidR="006E3D7E" w:rsidRPr="00087E0A">
              <w:rPr>
                <w:rFonts w:ascii="Garamond" w:hAnsi="Garamond"/>
                <w:color w:val="FF0000"/>
                <w:kern w:val="0"/>
                <w:sz w:val="22"/>
                <w:szCs w:val="22"/>
              </w:rPr>
              <w:t xml:space="preserve">the group engagement team </w:t>
            </w:r>
            <w:r w:rsidR="006B28D6" w:rsidRPr="00087E0A">
              <w:rPr>
                <w:rFonts w:ascii="Garamond" w:hAnsi="Garamond"/>
                <w:color w:val="FF0000"/>
                <w:kern w:val="0"/>
                <w:sz w:val="22"/>
                <w:szCs w:val="22"/>
              </w:rPr>
              <w:t>requests</w:t>
            </w:r>
            <w:r w:rsidR="006E3D7E" w:rsidRPr="00087E0A">
              <w:rPr>
                <w:rFonts w:ascii="Garamond" w:hAnsi="Garamond"/>
                <w:color w:val="FF0000"/>
                <w:kern w:val="0"/>
                <w:sz w:val="22"/>
                <w:szCs w:val="22"/>
              </w:rPr>
              <w:t xml:space="preserve"> the component auditor to perform certain audit procedures </w:t>
            </w:r>
            <w:r w:rsidR="00805DBB">
              <w:rPr>
                <w:rFonts w:ascii="Garamond" w:hAnsi="Garamond"/>
                <w:color w:val="FF0000"/>
                <w:kern w:val="0"/>
                <w:sz w:val="22"/>
                <w:szCs w:val="22"/>
              </w:rPr>
              <w:t>in addition to th</w:t>
            </w:r>
            <w:r w:rsidR="001C005F">
              <w:rPr>
                <w:rFonts w:ascii="Garamond" w:hAnsi="Garamond"/>
                <w:color w:val="FF0000"/>
                <w:kern w:val="0"/>
                <w:sz w:val="22"/>
                <w:szCs w:val="22"/>
              </w:rPr>
              <w:t>e audit procedures</w:t>
            </w:r>
            <w:r w:rsidR="00805DBB">
              <w:rPr>
                <w:rFonts w:ascii="Garamond" w:hAnsi="Garamond"/>
                <w:color w:val="FF0000"/>
                <w:kern w:val="0"/>
                <w:sz w:val="22"/>
                <w:szCs w:val="22"/>
              </w:rPr>
              <w:t xml:space="preserve"> necessary </w:t>
            </w:r>
            <w:r w:rsidR="00F21716">
              <w:rPr>
                <w:rFonts w:ascii="Garamond" w:hAnsi="Garamond"/>
                <w:color w:val="FF0000"/>
                <w:kern w:val="0"/>
                <w:sz w:val="22"/>
                <w:szCs w:val="22"/>
              </w:rPr>
              <w:t xml:space="preserve">for an </w:t>
            </w:r>
            <w:r w:rsidR="00612B9A" w:rsidRPr="002877EB">
              <w:rPr>
                <w:rFonts w:ascii="Garamond" w:hAnsi="Garamond"/>
                <w:color w:val="FF0000"/>
                <w:kern w:val="0"/>
                <w:sz w:val="22"/>
                <w:szCs w:val="22"/>
              </w:rPr>
              <w:t xml:space="preserve"> audit of the class(es) of transactions, account balance(s), or disclosure(s) included herein</w:t>
            </w:r>
            <w:r w:rsidR="00612B9A" w:rsidRPr="004A4E60">
              <w:rPr>
                <w:rFonts w:ascii="Garamond" w:hAnsi="Garamond"/>
                <w:color w:val="FF0000"/>
                <w:kern w:val="0"/>
                <w:sz w:val="22"/>
                <w:szCs w:val="22"/>
              </w:rPr>
              <w:t xml:space="preserve"> (for example, specified audit procedures in other areas, such as an inventory observation).</w:t>
            </w:r>
            <w:r w:rsidR="006E3D7E" w:rsidRPr="00087E0A">
              <w:rPr>
                <w:rFonts w:ascii="Garamond" w:hAnsi="Garamond"/>
                <w:color w:val="FF0000"/>
                <w:kern w:val="0"/>
                <w:sz w:val="22"/>
                <w:szCs w:val="22"/>
              </w:rPr>
              <w:t xml:space="preserve"> </w:t>
            </w:r>
            <w:r w:rsidR="3B87D3D5" w:rsidRPr="00087E0A">
              <w:rPr>
                <w:rFonts w:ascii="Garamond" w:hAnsi="Garamond"/>
                <w:color w:val="FF0000"/>
                <w:kern w:val="0"/>
                <w:sz w:val="22"/>
                <w:szCs w:val="22"/>
              </w:rPr>
              <w:t xml:space="preserve">The audit procedures need to be in sufficient detail </w:t>
            </w:r>
            <w:r w:rsidR="004062BC" w:rsidRPr="65FBA51E">
              <w:rPr>
                <w:rFonts w:ascii="Garamond" w:hAnsi="Garamond"/>
                <w:color w:val="FF0000"/>
                <w:sz w:val="22"/>
                <w:szCs w:val="22"/>
              </w:rPr>
              <w:t xml:space="preserve">(nature, timing and extent) </w:t>
            </w:r>
            <w:r w:rsidR="3B87D3D5" w:rsidRPr="00087E0A">
              <w:rPr>
                <w:rFonts w:ascii="Garamond" w:hAnsi="Garamond"/>
                <w:color w:val="FF0000"/>
                <w:kern w:val="0"/>
                <w:sz w:val="22"/>
                <w:szCs w:val="22"/>
              </w:rPr>
              <w:t>for the component auditor to understand the work to be performed.</w:t>
            </w:r>
            <w:r w:rsidR="3B87D3D5" w:rsidRPr="00087E0A">
              <w:rPr>
                <w:color w:val="FF0000"/>
              </w:rPr>
              <w:t xml:space="preserve"> </w:t>
            </w:r>
          </w:p>
        </w:tc>
      </w:tr>
    </w:tbl>
    <w:p w14:paraId="3123987B" w14:textId="77777777" w:rsidR="004062BC" w:rsidRDefault="004062BC" w:rsidP="00154597">
      <w:pPr>
        <w:pStyle w:val="Heading2"/>
      </w:pPr>
    </w:p>
    <w:p w14:paraId="31746541" w14:textId="1430D9E3" w:rsidR="00154597" w:rsidRPr="00087E0A" w:rsidRDefault="006E3D7E" w:rsidP="00154597">
      <w:pPr>
        <w:pStyle w:val="Heading2"/>
      </w:pPr>
      <w:r w:rsidRPr="00087E0A">
        <w:t>C</w:t>
      </w:r>
      <w:r w:rsidR="00154597" w:rsidRPr="00087E0A">
        <w:t>lasses of transactions, account balances, and disclosures</w:t>
      </w:r>
    </w:p>
    <w:p w14:paraId="595D4933" w14:textId="2E206567" w:rsidR="00154597" w:rsidRPr="00087E0A" w:rsidRDefault="003A0768" w:rsidP="00154597">
      <w:pPr>
        <w:pStyle w:val="BodyText"/>
      </w:pPr>
      <w:r w:rsidRPr="00087E0A">
        <w:t xml:space="preserve">We </w:t>
      </w:r>
      <w:r w:rsidR="00612B9A">
        <w:t xml:space="preserve">also </w:t>
      </w:r>
      <w:r w:rsidRPr="00087E0A">
        <w:t>request that you design and perform</w:t>
      </w:r>
      <w:r w:rsidR="006E3D7E" w:rsidRPr="00087E0A">
        <w:t xml:space="preserve"> audit procedures for the following classes of transactions, account balances, and disclosures.</w:t>
      </w:r>
    </w:p>
    <w:tbl>
      <w:tblPr>
        <w:tblStyle w:val="TableGrid"/>
        <w:tblW w:w="10354" w:type="dxa"/>
        <w:tblLook w:val="04A0" w:firstRow="1" w:lastRow="0" w:firstColumn="1" w:lastColumn="0" w:noHBand="0" w:noVBand="1"/>
      </w:tblPr>
      <w:tblGrid>
        <w:gridCol w:w="1786"/>
        <w:gridCol w:w="1269"/>
        <w:gridCol w:w="1269"/>
        <w:gridCol w:w="1272"/>
        <w:gridCol w:w="4758"/>
      </w:tblGrid>
      <w:tr w:rsidR="00D313E5" w:rsidRPr="00087E0A" w14:paraId="0F0D1F39" w14:textId="77777777" w:rsidTr="65FBA51E">
        <w:tc>
          <w:tcPr>
            <w:tcW w:w="1786" w:type="dxa"/>
            <w:shd w:val="clear" w:color="auto" w:fill="CCC0D9" w:themeFill="accent4" w:themeFillTint="66"/>
          </w:tcPr>
          <w:p w14:paraId="6ACE1A84" w14:textId="77777777" w:rsidR="004062BC" w:rsidRPr="00087E0A" w:rsidRDefault="004062BC" w:rsidP="00D3391E">
            <w:pPr>
              <w:pStyle w:val="Heading3"/>
              <w:keepNext w:val="0"/>
              <w:widowControl w:val="0"/>
              <w:spacing w:before="60" w:after="60"/>
              <w:jc w:val="center"/>
              <w:rPr>
                <w:b/>
              </w:rPr>
            </w:pPr>
            <w:r w:rsidRPr="00087E0A">
              <w:rPr>
                <w:b/>
              </w:rPr>
              <w:t>Class of transactions, account balance, or disclosure</w:t>
            </w:r>
          </w:p>
        </w:tc>
        <w:tc>
          <w:tcPr>
            <w:tcW w:w="1269" w:type="dxa"/>
            <w:shd w:val="clear" w:color="auto" w:fill="CCC0D9" w:themeFill="accent4" w:themeFillTint="66"/>
          </w:tcPr>
          <w:p w14:paraId="2A803392" w14:textId="0EB35DD5" w:rsidR="004062BC" w:rsidRPr="00087E0A" w:rsidRDefault="004062BC" w:rsidP="00D3391E">
            <w:pPr>
              <w:pStyle w:val="Heading3"/>
              <w:keepNext w:val="0"/>
              <w:widowControl w:val="0"/>
              <w:spacing w:before="60" w:after="60"/>
              <w:jc w:val="center"/>
              <w:rPr>
                <w:b/>
              </w:rPr>
            </w:pPr>
            <w:r>
              <w:rPr>
                <w:b/>
              </w:rPr>
              <w:t>Scoping</w:t>
            </w:r>
          </w:p>
        </w:tc>
        <w:tc>
          <w:tcPr>
            <w:tcW w:w="1269" w:type="dxa"/>
            <w:shd w:val="clear" w:color="auto" w:fill="CCC0D9" w:themeFill="accent4" w:themeFillTint="66"/>
          </w:tcPr>
          <w:p w14:paraId="7FDC36DB" w14:textId="0118ABB7" w:rsidR="004062BC" w:rsidRPr="00087E0A" w:rsidRDefault="004062BC" w:rsidP="00D3391E">
            <w:pPr>
              <w:pStyle w:val="Heading3"/>
              <w:keepNext w:val="0"/>
              <w:widowControl w:val="0"/>
              <w:spacing w:before="60" w:after="60"/>
              <w:jc w:val="center"/>
              <w:rPr>
                <w:b/>
              </w:rPr>
            </w:pPr>
            <w:r w:rsidRPr="00087E0A">
              <w:rPr>
                <w:b/>
              </w:rPr>
              <w:t>Assertion</w:t>
            </w:r>
          </w:p>
        </w:tc>
        <w:tc>
          <w:tcPr>
            <w:tcW w:w="1272" w:type="dxa"/>
            <w:shd w:val="clear" w:color="auto" w:fill="CCC0D9" w:themeFill="accent4" w:themeFillTint="66"/>
          </w:tcPr>
          <w:p w14:paraId="3E3167F8" w14:textId="77777777" w:rsidR="004062BC" w:rsidRPr="00087E0A" w:rsidRDefault="004062BC" w:rsidP="00D3391E">
            <w:pPr>
              <w:pStyle w:val="Heading3"/>
              <w:keepNext w:val="0"/>
              <w:widowControl w:val="0"/>
              <w:spacing w:before="60" w:after="60"/>
              <w:jc w:val="center"/>
              <w:rPr>
                <w:b/>
              </w:rPr>
            </w:pPr>
            <w:r w:rsidRPr="00087E0A">
              <w:rPr>
                <w:b/>
              </w:rPr>
              <w:t>Understand relevant controls</w:t>
            </w:r>
          </w:p>
        </w:tc>
        <w:tc>
          <w:tcPr>
            <w:tcW w:w="4758" w:type="dxa"/>
            <w:shd w:val="clear" w:color="auto" w:fill="CCC0D9" w:themeFill="accent4" w:themeFillTint="66"/>
          </w:tcPr>
          <w:p w14:paraId="086E6B0A" w14:textId="77777777" w:rsidR="004062BC" w:rsidRPr="00087E0A" w:rsidRDefault="004062BC" w:rsidP="00D3391E">
            <w:pPr>
              <w:pStyle w:val="Heading3"/>
              <w:keepNext w:val="0"/>
              <w:widowControl w:val="0"/>
              <w:spacing w:before="60" w:after="60"/>
              <w:jc w:val="center"/>
              <w:rPr>
                <w:b/>
              </w:rPr>
            </w:pPr>
            <w:r w:rsidRPr="00087E0A">
              <w:rPr>
                <w:b/>
              </w:rPr>
              <w:t>Audit procedures</w:t>
            </w:r>
          </w:p>
        </w:tc>
      </w:tr>
      <w:tr w:rsidR="00D313E5" w:rsidRPr="00087E0A" w14:paraId="4EB2058E" w14:textId="77777777" w:rsidTr="65FBA51E">
        <w:tc>
          <w:tcPr>
            <w:tcW w:w="1786" w:type="dxa"/>
            <w:shd w:val="clear" w:color="auto" w:fill="FFFFFF" w:themeFill="background1"/>
          </w:tcPr>
          <w:p w14:paraId="05739737" w14:textId="3BC622C7" w:rsidR="004062BC" w:rsidRPr="00087E0A" w:rsidRDefault="004062BC" w:rsidP="00D3391E">
            <w:pPr>
              <w:widowControl w:val="0"/>
              <w:autoSpaceDE w:val="0"/>
              <w:autoSpaceDN w:val="0"/>
              <w:adjustRightInd w:val="0"/>
              <w:spacing w:before="60" w:after="60" w:line="280" w:lineRule="atLeast"/>
              <w:rPr>
                <w:b/>
                <w:color w:val="FF0000"/>
              </w:rPr>
            </w:pPr>
          </w:p>
        </w:tc>
        <w:tc>
          <w:tcPr>
            <w:tcW w:w="1269" w:type="dxa"/>
          </w:tcPr>
          <w:p w14:paraId="2AFD085C" w14:textId="70BDCA75" w:rsidR="004062BC" w:rsidRPr="00087E0A" w:rsidRDefault="00612B9A" w:rsidP="00D3391E">
            <w:pPr>
              <w:widowControl w:val="0"/>
              <w:autoSpaceDE w:val="0"/>
              <w:autoSpaceDN w:val="0"/>
              <w:adjustRightInd w:val="0"/>
              <w:spacing w:before="60" w:after="60" w:line="280" w:lineRule="atLeast"/>
              <w:rPr>
                <w:color w:val="FF0000"/>
              </w:rPr>
            </w:pPr>
            <w:r w:rsidRPr="65FBA51E">
              <w:rPr>
                <w:color w:val="FF0000"/>
              </w:rPr>
              <w:t>S</w:t>
            </w:r>
            <w:r w:rsidR="00D313E5">
              <w:rPr>
                <w:color w:val="FF0000"/>
              </w:rPr>
              <w:t>ignificant</w:t>
            </w:r>
            <w:r w:rsidRPr="65FBA51E">
              <w:rPr>
                <w:color w:val="FF0000"/>
              </w:rPr>
              <w:t>, Material or Other</w:t>
            </w:r>
          </w:p>
        </w:tc>
        <w:tc>
          <w:tcPr>
            <w:tcW w:w="1269" w:type="dxa"/>
            <w:shd w:val="clear" w:color="auto" w:fill="auto"/>
          </w:tcPr>
          <w:p w14:paraId="3E7CD3BA" w14:textId="13472256" w:rsidR="004062BC" w:rsidRPr="00087E0A" w:rsidRDefault="004062BC" w:rsidP="00D3391E">
            <w:pPr>
              <w:widowControl w:val="0"/>
              <w:autoSpaceDE w:val="0"/>
              <w:autoSpaceDN w:val="0"/>
              <w:adjustRightInd w:val="0"/>
              <w:spacing w:before="60" w:after="60" w:line="280" w:lineRule="atLeast"/>
              <w:rPr>
                <w:color w:val="FF0000"/>
              </w:rPr>
            </w:pPr>
          </w:p>
        </w:tc>
        <w:tc>
          <w:tcPr>
            <w:tcW w:w="1272" w:type="dxa"/>
          </w:tcPr>
          <w:p w14:paraId="55D349A1" w14:textId="77777777" w:rsidR="004062BC" w:rsidRPr="00087E0A" w:rsidRDefault="004062BC" w:rsidP="00604AFC">
            <w:pPr>
              <w:widowControl w:val="0"/>
              <w:autoSpaceDE w:val="0"/>
              <w:autoSpaceDN w:val="0"/>
              <w:adjustRightInd w:val="0"/>
              <w:spacing w:before="60" w:after="60" w:line="280" w:lineRule="atLeast"/>
              <w:jc w:val="center"/>
              <w:rPr>
                <w:color w:val="FF0000"/>
              </w:rPr>
            </w:pPr>
            <w:r w:rsidRPr="00087E0A">
              <w:rPr>
                <w:color w:val="FF0000"/>
              </w:rPr>
              <w:t>Yes or No</w:t>
            </w:r>
          </w:p>
        </w:tc>
        <w:tc>
          <w:tcPr>
            <w:tcW w:w="4758" w:type="dxa"/>
          </w:tcPr>
          <w:p w14:paraId="25BC9522" w14:textId="642C67DB" w:rsidR="004062BC" w:rsidRPr="00087E0A" w:rsidRDefault="004062BC" w:rsidP="00D3391E">
            <w:pPr>
              <w:spacing w:before="60" w:after="60"/>
            </w:pPr>
          </w:p>
        </w:tc>
      </w:tr>
    </w:tbl>
    <w:p w14:paraId="1ECE51DD" w14:textId="32C9DCC7" w:rsidR="00612B9A" w:rsidRPr="002877EB" w:rsidRDefault="00612B9A" w:rsidP="004A4E60">
      <w:pPr>
        <w:pStyle w:val="BodyText"/>
        <w:rPr>
          <w:color w:val="FF0000"/>
        </w:rPr>
      </w:pPr>
      <w:r w:rsidRPr="004A4E60">
        <w:rPr>
          <w:color w:val="FF0000"/>
          <w:shd w:val="clear" w:color="auto" w:fill="E6E6E6"/>
        </w:rPr>
        <w:t>(</w:t>
      </w:r>
      <w:r w:rsidRPr="004A4E60">
        <w:rPr>
          <w:rFonts w:ascii="Arial Black" w:hAnsi="Arial Black"/>
          <w:color w:val="FF0000"/>
          <w:kern w:val="32"/>
          <w:sz w:val="19"/>
          <w:szCs w:val="24"/>
        </w:rPr>
        <w:t xml:space="preserve">Include if not previously defined: </w:t>
      </w:r>
      <w:r w:rsidR="008633E3" w:rsidRPr="004A4E60">
        <w:rPr>
          <w:color w:val="FF0000"/>
          <w:szCs w:val="22"/>
        </w:rPr>
        <w:t>A significant class of transactions, account balance, or disclosure associated with a risk(s) of material misstatement at the assertion level.</w:t>
      </w:r>
      <w:r w:rsidR="008633E3" w:rsidRPr="00E91683">
        <w:rPr>
          <w:color w:val="FF0000"/>
          <w:szCs w:val="22"/>
        </w:rPr>
        <w:t xml:space="preserve"> </w:t>
      </w:r>
      <w:r w:rsidRPr="004A4E60">
        <w:rPr>
          <w:color w:val="FF0000"/>
          <w:szCs w:val="22"/>
        </w:rPr>
        <w:t xml:space="preserve">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 </w:t>
      </w:r>
      <w:r w:rsidRPr="002877EB">
        <w:rPr>
          <w:color w:val="FF0000"/>
          <w:shd w:val="clear" w:color="auto" w:fill="E6E6E6"/>
        </w:rPr>
        <w:t>(</w:t>
      </w:r>
      <w:r w:rsidRPr="002877EB">
        <w:rPr>
          <w:rFonts w:ascii="Arial Black" w:hAnsi="Arial Black"/>
          <w:color w:val="FF0000"/>
          <w:kern w:val="32"/>
          <w:sz w:val="19"/>
          <w:szCs w:val="24"/>
        </w:rPr>
        <w:t xml:space="preserve">Include if requesting procedures related to other scoped items: </w:t>
      </w:r>
      <w:r w:rsidRPr="002877EB">
        <w:rPr>
          <w:color w:val="FF0000"/>
          <w:szCs w:val="22"/>
        </w:rPr>
        <w:t>Audit procedures for “other” classes of transactions, account balances, or disclosures are performed to obtain sufficient appropriate audit evidence to reduce the audit risk of undetected material misstatement or to incorporate an element of unpredictability.)</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EA31B8" w:rsidRPr="00087E0A" w14:paraId="65B593B1" w14:textId="77777777" w:rsidTr="00604AFC">
        <w:tc>
          <w:tcPr>
            <w:tcW w:w="9080" w:type="dxa"/>
          </w:tcPr>
          <w:p w14:paraId="7850833E" w14:textId="77777777" w:rsidR="00EA31B8" w:rsidRPr="00087E0A" w:rsidRDefault="00EA31B8" w:rsidP="00EA31B8">
            <w:pPr>
              <w:keepNext/>
              <w:spacing w:line="260" w:lineRule="atLeast"/>
              <w:outlineLvl w:val="1"/>
              <w:rPr>
                <w:rFonts w:ascii="Arial Black" w:hAnsi="Arial Black"/>
                <w:color w:val="FF0000"/>
                <w:kern w:val="32"/>
                <w:sz w:val="19"/>
                <w:szCs w:val="24"/>
              </w:rPr>
            </w:pPr>
            <w:r w:rsidRPr="00087E0A">
              <w:rPr>
                <w:rFonts w:ascii="Arial Black" w:hAnsi="Arial Black"/>
                <w:color w:val="FF0000"/>
                <w:kern w:val="32"/>
                <w:sz w:val="19"/>
                <w:szCs w:val="24"/>
              </w:rPr>
              <w:t>Instructional Note to Group Engagement Team</w:t>
            </w:r>
          </w:p>
          <w:p w14:paraId="43C7DEA7" w14:textId="77777777" w:rsidR="00EA31B8" w:rsidRPr="00087E0A" w:rsidRDefault="00EA31B8" w:rsidP="00EA31B8">
            <w:pPr>
              <w:spacing w:after="60" w:line="280" w:lineRule="atLeast"/>
              <w:rPr>
                <w:color w:val="FF0000"/>
              </w:rPr>
            </w:pPr>
            <w:r w:rsidRPr="00087E0A">
              <w:rPr>
                <w:color w:val="FF0000"/>
              </w:rPr>
              <w:t xml:space="preserve">Include the following “ Adjustments for differences in financial reporting frameworks or accounting policies” section only when (a) the financial reporting framework or accounting policies used to prepare the component financial information differ from that used to prepare the group financial statements, and (b) component management is responsible for the conversion adjustments to conform the component financial information to the group financial reporting framework or accounting policies, and therefore, the component auditor performs audit procedures on such conversion adjustments. </w:t>
            </w:r>
          </w:p>
        </w:tc>
      </w:tr>
    </w:tbl>
    <w:p w14:paraId="527EE83A" w14:textId="77777777" w:rsidR="004A6D04" w:rsidRDefault="004A6D04" w:rsidP="00A168B4">
      <w:pPr>
        <w:keepNext/>
        <w:spacing w:line="260" w:lineRule="atLeast"/>
        <w:outlineLvl w:val="1"/>
        <w:rPr>
          <w:rFonts w:ascii="Arial Black" w:hAnsi="Arial Black"/>
          <w:kern w:val="32"/>
          <w:sz w:val="19"/>
          <w:szCs w:val="24"/>
        </w:rPr>
      </w:pPr>
    </w:p>
    <w:p w14:paraId="01EFE424" w14:textId="77777777" w:rsidR="00A168B4" w:rsidRPr="00087E0A" w:rsidRDefault="00A168B4" w:rsidP="00A168B4">
      <w:pPr>
        <w:keepNext/>
        <w:spacing w:line="260" w:lineRule="atLeast"/>
        <w:outlineLvl w:val="1"/>
        <w:rPr>
          <w:rFonts w:ascii="Arial Black" w:hAnsi="Arial Black"/>
          <w:kern w:val="32"/>
          <w:sz w:val="19"/>
          <w:szCs w:val="24"/>
        </w:rPr>
      </w:pPr>
      <w:r w:rsidRPr="00087E0A">
        <w:rPr>
          <w:rFonts w:ascii="Arial Black" w:hAnsi="Arial Black"/>
          <w:kern w:val="32"/>
          <w:sz w:val="19"/>
          <w:szCs w:val="24"/>
        </w:rPr>
        <w:t>Adjustments for differences in financial reporting frameworks or accounting policies</w:t>
      </w:r>
    </w:p>
    <w:p w14:paraId="6B0FEFB3" w14:textId="231FA841" w:rsidR="00A168B4" w:rsidRDefault="00A168B4" w:rsidP="00A168B4">
      <w:pPr>
        <w:autoSpaceDE w:val="0"/>
        <w:autoSpaceDN w:val="0"/>
        <w:adjustRightInd w:val="0"/>
        <w:spacing w:after="284" w:line="280" w:lineRule="atLeast"/>
      </w:pPr>
      <w:r w:rsidRPr="00087E0A">
        <w:t xml:space="preserve">The Group Financial Statements will be prepared in accordance with </w:t>
      </w:r>
      <w:r w:rsidRPr="00087E0A">
        <w:rPr>
          <w:color w:val="FF0000"/>
        </w:rPr>
        <w:t>(identify financial reporting framework applicable to group financial statements)</w:t>
      </w:r>
      <w:r w:rsidRPr="00087E0A">
        <w:t xml:space="preserve">. The Component Financial Information will be prepared in accordance with </w:t>
      </w:r>
      <w:r w:rsidRPr="00087E0A">
        <w:rPr>
          <w:color w:val="FF0000"/>
        </w:rPr>
        <w:t>(identify financial reporting framework applicable to component financial information)</w:t>
      </w:r>
      <w:r w:rsidRPr="00087E0A">
        <w:t xml:space="preserve">. </w:t>
      </w:r>
      <w:r w:rsidRPr="00087E0A">
        <w:rPr>
          <w:rFonts w:cs="TimesNewRomanPSMT"/>
          <w:szCs w:val="22"/>
        </w:rPr>
        <w:t xml:space="preserve">Component management is responsible for reconciling the Component Financial </w:t>
      </w:r>
      <w:r w:rsidRPr="00087E0A">
        <w:rPr>
          <w:rFonts w:cs="TimesNewRomanPSMT"/>
          <w:szCs w:val="22"/>
        </w:rPr>
        <w:lastRenderedPageBreak/>
        <w:t xml:space="preserve">Information to the financial reporting framework and selected accounting policies applicable to the Group Financial </w:t>
      </w:r>
      <w:r w:rsidRPr="00087E0A">
        <w:t xml:space="preserve">Statements. We expect you to apply audit procedures on the conversion adjustments to the Component Financial Information.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D5796" w:rsidRPr="00087E0A" w14:paraId="3CDDC0A5" w14:textId="77777777" w:rsidTr="00761D87">
        <w:tc>
          <w:tcPr>
            <w:tcW w:w="9080" w:type="dxa"/>
          </w:tcPr>
          <w:p w14:paraId="0852330A" w14:textId="77777777" w:rsidR="007E0EEB" w:rsidRPr="002877EB" w:rsidRDefault="007E0EEB" w:rsidP="002877EB">
            <w:pPr>
              <w:keepNext/>
              <w:spacing w:line="260" w:lineRule="atLeast"/>
              <w:outlineLvl w:val="1"/>
              <w:rPr>
                <w:rFonts w:ascii="Arial Black" w:hAnsi="Arial Black"/>
                <w:color w:val="FF0000"/>
                <w:sz w:val="19"/>
                <w:szCs w:val="24"/>
              </w:rPr>
            </w:pPr>
            <w:r w:rsidRPr="002877EB">
              <w:rPr>
                <w:rFonts w:ascii="Arial Black" w:hAnsi="Arial Black"/>
                <w:color w:val="FF0000"/>
                <w:kern w:val="32"/>
                <w:sz w:val="19"/>
                <w:szCs w:val="24"/>
              </w:rPr>
              <w:t>Instructional Note to Group Engagement Team</w:t>
            </w:r>
          </w:p>
          <w:p w14:paraId="35F96D2A" w14:textId="68463E76" w:rsidR="003D5796" w:rsidRPr="00087E0A" w:rsidRDefault="007E0EEB" w:rsidP="00761D87">
            <w:pPr>
              <w:spacing w:after="60" w:line="280" w:lineRule="atLeast"/>
              <w:rPr>
                <w:color w:val="FF0000"/>
              </w:rPr>
            </w:pPr>
            <w:r w:rsidRPr="002877EB">
              <w:rPr>
                <w:color w:val="FF0000"/>
              </w:rPr>
              <w:t xml:space="preserve">With respect to the following “Subsequent events procedures” section, the firm’s methodology does not request the component auditor to perform specific audit procedures (based on the type of work being requested). Procedures related to subsequent events are typically performed by the group engagement team at the group level, which may also relate to </w:t>
            </w:r>
            <w:proofErr w:type="gramStart"/>
            <w:r w:rsidRPr="002877EB">
              <w:rPr>
                <w:color w:val="FF0000"/>
              </w:rPr>
              <w:t>particular components</w:t>
            </w:r>
            <w:proofErr w:type="gramEnd"/>
            <w:r w:rsidRPr="002877EB">
              <w:rPr>
                <w:color w:val="FF0000"/>
              </w:rPr>
              <w:t xml:space="preserve">. If the group engagement team decides to request the component auditor to perform subsequent </w:t>
            </w:r>
            <w:r w:rsidR="0042354A">
              <w:rPr>
                <w:color w:val="FF0000"/>
              </w:rPr>
              <w:t xml:space="preserve">events </w:t>
            </w:r>
            <w:r w:rsidRPr="002877EB">
              <w:rPr>
                <w:color w:val="FF0000"/>
              </w:rPr>
              <w:t xml:space="preserve">procedures at the </w:t>
            </w:r>
            <w:proofErr w:type="gramStart"/>
            <w:r w:rsidRPr="002877EB">
              <w:rPr>
                <w:color w:val="FF0000"/>
              </w:rPr>
              <w:t>particular component</w:t>
            </w:r>
            <w:proofErr w:type="gramEnd"/>
            <w:r w:rsidRPr="002877EB">
              <w:rPr>
                <w:color w:val="FF0000"/>
              </w:rPr>
              <w:t xml:space="preserve">, the group engagement team is responsible for modifying the following paragraph as well as the instructions to the component auditor within the subsequent events memorandum that would be attached herein. </w:t>
            </w:r>
          </w:p>
        </w:tc>
      </w:tr>
    </w:tbl>
    <w:p w14:paraId="1DE4B628" w14:textId="77777777" w:rsidR="00D43830" w:rsidRDefault="00D43830" w:rsidP="000909DF">
      <w:pPr>
        <w:pStyle w:val="Heading2"/>
      </w:pPr>
    </w:p>
    <w:p w14:paraId="5D6B8FD4" w14:textId="52478C78" w:rsidR="000909DF" w:rsidRPr="00087E0A" w:rsidRDefault="000909DF" w:rsidP="000909DF">
      <w:pPr>
        <w:pStyle w:val="Heading2"/>
      </w:pPr>
      <w:r w:rsidRPr="00087E0A">
        <w:t>Subsequent events procedures</w:t>
      </w:r>
    </w:p>
    <w:p w14:paraId="027994DB" w14:textId="77777777" w:rsidR="00BF2383" w:rsidRPr="00087E0A" w:rsidRDefault="00BD76AF" w:rsidP="009B7EEA">
      <w:pPr>
        <w:pStyle w:val="BodyText"/>
      </w:pPr>
      <w:r w:rsidRPr="00087E0A">
        <w:t>You are not required to perform subsequent events procedures through the date of our auditor’s report on the Group Financial Statements. However, i</w:t>
      </w:r>
      <w:r w:rsidR="000909DF" w:rsidRPr="00087E0A">
        <w:t xml:space="preserve">t is your responsibility to notify the Group Engagement Team on a timely basis if you become aware of subsequent events that may require adjustment to or disclosure in the Group Financial Statements. The </w:t>
      </w:r>
      <w:r w:rsidR="000909DF" w:rsidRPr="00087E0A">
        <w:rPr>
          <w:b/>
        </w:rPr>
        <w:t>Subsequent Events Memorandum</w:t>
      </w:r>
      <w:r w:rsidR="000909DF" w:rsidRPr="00087E0A">
        <w:t xml:space="preserve"> </w:t>
      </w:r>
      <w:r w:rsidR="008F5474" w:rsidRPr="00087E0A">
        <w:t xml:space="preserve">attached below </w:t>
      </w:r>
      <w:r w:rsidR="000909DF" w:rsidRPr="00087E0A">
        <w:t>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F2383" w:rsidRPr="00087E0A" w14:paraId="5BEDCBFB" w14:textId="77777777" w:rsidTr="00604AFC">
        <w:tc>
          <w:tcPr>
            <w:tcW w:w="9090" w:type="dxa"/>
          </w:tcPr>
          <w:p w14:paraId="0D504B10" w14:textId="77777777" w:rsidR="00BF2383" w:rsidRPr="00087E0A" w:rsidRDefault="00BF2383" w:rsidP="00160234">
            <w:pPr>
              <w:pStyle w:val="Heading2"/>
              <w:rPr>
                <w:color w:val="FF0000"/>
              </w:rPr>
            </w:pPr>
            <w:r w:rsidRPr="00087E0A">
              <w:rPr>
                <w:color w:val="FF0000"/>
              </w:rPr>
              <w:t>Instructional Note to Group Engagement Team</w:t>
            </w:r>
          </w:p>
          <w:p w14:paraId="5C5C4C73" w14:textId="1876CE98" w:rsidR="00BF2383" w:rsidRPr="00087E0A" w:rsidRDefault="00BF2383" w:rsidP="00025142">
            <w:pPr>
              <w:pStyle w:val="BodyText"/>
              <w:spacing w:after="0"/>
              <w:rPr>
                <w:color w:val="FF0000"/>
              </w:rPr>
            </w:pPr>
            <w:r w:rsidRPr="00087E0A">
              <w:rPr>
                <w:color w:val="FF0000"/>
              </w:rPr>
              <w:t xml:space="preserve">The following </w:t>
            </w:r>
            <w:r w:rsidR="00F546E6" w:rsidRPr="00087E0A">
              <w:rPr>
                <w:color w:val="FF0000"/>
              </w:rPr>
              <w:t xml:space="preserve">“Budget and fee information related to work performed” section </w:t>
            </w:r>
            <w:r w:rsidRPr="00087E0A">
              <w:rPr>
                <w:color w:val="FF0000"/>
              </w:rPr>
              <w:t>is optional. It would typically only be used when the component auditor is a member firm and may be tailored based on the billing arrangements. If the following is used for a non-member firm, remove the reference to the Services Agreement</w:t>
            </w:r>
            <w:r w:rsidR="00CE294C" w:rsidRPr="00087E0A">
              <w:rPr>
                <w:color w:val="FF0000"/>
              </w:rPr>
              <w:t xml:space="preserve"> – Group Audit</w:t>
            </w:r>
            <w:r w:rsidRPr="00087E0A">
              <w:rPr>
                <w:color w:val="FF0000"/>
              </w:rPr>
              <w:t>.</w:t>
            </w:r>
          </w:p>
        </w:tc>
      </w:tr>
    </w:tbl>
    <w:p w14:paraId="1A3AF5F3" w14:textId="77777777" w:rsidR="008C5D51" w:rsidRDefault="008C5D51" w:rsidP="00BF2383">
      <w:pPr>
        <w:pStyle w:val="Heading2"/>
      </w:pPr>
    </w:p>
    <w:p w14:paraId="4CB74289" w14:textId="77777777" w:rsidR="00BF2383" w:rsidRPr="00087E0A" w:rsidRDefault="00BF2383" w:rsidP="00BF2383">
      <w:pPr>
        <w:pStyle w:val="Heading2"/>
      </w:pPr>
      <w:r w:rsidRPr="00087E0A">
        <w:t>Budget and fee information</w:t>
      </w:r>
      <w:r w:rsidR="00F546E6" w:rsidRPr="00087E0A">
        <w:t xml:space="preserve"> related to work performed</w:t>
      </w:r>
    </w:p>
    <w:p w14:paraId="2D806041" w14:textId="20E05F9C" w:rsidR="00BF2383" w:rsidRPr="00087E0A" w:rsidRDefault="00BF2383" w:rsidP="00BF2383">
      <w:pPr>
        <w:pStyle w:val="BodyText"/>
      </w:pPr>
      <w:r w:rsidRPr="00087E0A">
        <w:t xml:space="preserve">The fees related to your work are addressed in the </w:t>
      </w:r>
      <w:r w:rsidRPr="00087E0A">
        <w:rPr>
          <w:b/>
        </w:rPr>
        <w:t>Services Agreement</w:t>
      </w:r>
      <w:r w:rsidR="00277AB1" w:rsidRPr="00087E0A">
        <w:rPr>
          <w:b/>
        </w:rPr>
        <w:t xml:space="preserve"> – Group Audit</w:t>
      </w:r>
      <w:r w:rsidRPr="00087E0A">
        <w:t xml:space="preserve">. We request that you track your actual hours and fees and the estimate to complete your work using the </w:t>
      </w:r>
      <w:r w:rsidRPr="00087E0A">
        <w:rPr>
          <w:b/>
          <w:color w:val="000000" w:themeColor="text1"/>
        </w:rPr>
        <w:t>Budget to Actual Fee Information at Component</w:t>
      </w:r>
      <w:r w:rsidRPr="00087E0A">
        <w:rPr>
          <w:color w:val="000000" w:themeColor="text1"/>
        </w:rPr>
        <w:t xml:space="preserve"> template attached below.</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B602F" w:rsidRPr="00087E0A" w14:paraId="1F505239" w14:textId="77777777" w:rsidTr="00604AFC">
        <w:tc>
          <w:tcPr>
            <w:tcW w:w="9090" w:type="dxa"/>
          </w:tcPr>
          <w:p w14:paraId="30F97954" w14:textId="77777777" w:rsidR="00CB602F" w:rsidRPr="00087E0A" w:rsidRDefault="00CB602F" w:rsidP="00160234">
            <w:pPr>
              <w:pStyle w:val="Heading2"/>
              <w:rPr>
                <w:color w:val="FF0000"/>
              </w:rPr>
            </w:pPr>
            <w:r w:rsidRPr="00087E0A">
              <w:rPr>
                <w:color w:val="FF0000"/>
              </w:rPr>
              <w:t>Instructional Note to Group Engagement Team</w:t>
            </w:r>
          </w:p>
          <w:p w14:paraId="6DB04B94" w14:textId="54903821" w:rsidR="00CB602F" w:rsidRPr="00087E0A" w:rsidRDefault="0081219F" w:rsidP="00160234">
            <w:pPr>
              <w:pStyle w:val="BodyText"/>
              <w:spacing w:after="0"/>
              <w:rPr>
                <w:color w:val="FF0000"/>
              </w:rPr>
            </w:pPr>
            <w:r w:rsidRPr="00087E0A">
              <w:rPr>
                <w:color w:val="FF0000"/>
              </w:rPr>
              <w:t xml:space="preserve">Tailor </w:t>
            </w:r>
            <w:r w:rsidR="00CB602F" w:rsidRPr="00087E0A">
              <w:rPr>
                <w:color w:val="FF0000"/>
              </w:rPr>
              <w:t>the following</w:t>
            </w:r>
            <w:r w:rsidR="00F546E6" w:rsidRPr="00087E0A">
              <w:rPr>
                <w:color w:val="FF0000"/>
              </w:rPr>
              <w:t xml:space="preserve"> “Additional attachments” section</w:t>
            </w:r>
            <w:r w:rsidR="00CB602F" w:rsidRPr="00087E0A">
              <w:rPr>
                <w:color w:val="FF0000"/>
              </w:rPr>
              <w:t xml:space="preserve"> to align with the engagement circumstances and the group audit instructions.</w:t>
            </w:r>
          </w:p>
        </w:tc>
      </w:tr>
    </w:tbl>
    <w:p w14:paraId="62FA257F" w14:textId="77777777" w:rsidR="008C5D51" w:rsidRDefault="008C5D51" w:rsidP="00CB602F">
      <w:pPr>
        <w:pStyle w:val="Heading2"/>
      </w:pPr>
    </w:p>
    <w:p w14:paraId="676F0615" w14:textId="77777777" w:rsidR="00CB602F" w:rsidRPr="00087E0A" w:rsidRDefault="00CB602F" w:rsidP="00CB602F">
      <w:pPr>
        <w:pStyle w:val="Heading2"/>
      </w:pPr>
      <w:r w:rsidRPr="00087E0A">
        <w:t>Additional attachments</w:t>
      </w:r>
    </w:p>
    <w:p w14:paraId="2949485E" w14:textId="77777777" w:rsidR="00CB602F" w:rsidRPr="00087E0A" w:rsidRDefault="00CB602F" w:rsidP="00CB602F">
      <w:pPr>
        <w:pStyle w:val="BodyText"/>
      </w:pPr>
      <w:r w:rsidRPr="00087E0A">
        <w:t>The following includes additional attachments that are relevant to your work.</w:t>
      </w:r>
    </w:p>
    <w:tbl>
      <w:tblPr>
        <w:tblStyle w:val="TableGrid"/>
        <w:tblW w:w="9073" w:type="dxa"/>
        <w:tblLook w:val="04A0" w:firstRow="1" w:lastRow="0" w:firstColumn="1" w:lastColumn="0" w:noHBand="0" w:noVBand="1"/>
      </w:tblPr>
      <w:tblGrid>
        <w:gridCol w:w="4135"/>
        <w:gridCol w:w="2328"/>
        <w:gridCol w:w="2610"/>
      </w:tblGrid>
      <w:tr w:rsidR="00CB602F" w:rsidRPr="00087E0A" w14:paraId="3CEBBB23" w14:textId="77777777" w:rsidTr="00604AFC">
        <w:tc>
          <w:tcPr>
            <w:tcW w:w="4135" w:type="dxa"/>
            <w:shd w:val="clear" w:color="auto" w:fill="CCC0D9"/>
          </w:tcPr>
          <w:p w14:paraId="7B6A17D6" w14:textId="77777777" w:rsidR="00CB602F" w:rsidRPr="00087E0A" w:rsidRDefault="00CB602F" w:rsidP="00160234">
            <w:pPr>
              <w:pStyle w:val="Heading3"/>
              <w:keepNext w:val="0"/>
              <w:widowControl w:val="0"/>
              <w:spacing w:before="60" w:after="60"/>
              <w:jc w:val="center"/>
              <w:rPr>
                <w:b/>
              </w:rPr>
            </w:pPr>
            <w:r w:rsidRPr="00087E0A">
              <w:rPr>
                <w:b/>
              </w:rPr>
              <w:t>Document</w:t>
            </w:r>
          </w:p>
        </w:tc>
        <w:tc>
          <w:tcPr>
            <w:tcW w:w="2328" w:type="dxa"/>
            <w:shd w:val="clear" w:color="auto" w:fill="CCC0D9"/>
          </w:tcPr>
          <w:p w14:paraId="302156D8" w14:textId="77777777" w:rsidR="00CB602F" w:rsidRPr="00087E0A" w:rsidRDefault="00CB602F" w:rsidP="00160234">
            <w:pPr>
              <w:pStyle w:val="Heading3"/>
              <w:keepNext w:val="0"/>
              <w:widowControl w:val="0"/>
              <w:spacing w:before="60" w:after="60"/>
              <w:jc w:val="center"/>
              <w:rPr>
                <w:b/>
              </w:rPr>
            </w:pPr>
            <w:r w:rsidRPr="00087E0A">
              <w:rPr>
                <w:b/>
              </w:rPr>
              <w:t>Date due</w:t>
            </w:r>
          </w:p>
        </w:tc>
        <w:tc>
          <w:tcPr>
            <w:tcW w:w="2610" w:type="dxa"/>
            <w:shd w:val="clear" w:color="auto" w:fill="CCC0D9"/>
          </w:tcPr>
          <w:p w14:paraId="0A0D57BE" w14:textId="77777777" w:rsidR="00CB602F" w:rsidRPr="00087E0A" w:rsidRDefault="00CB602F" w:rsidP="00160234">
            <w:pPr>
              <w:pStyle w:val="Heading3"/>
              <w:keepNext w:val="0"/>
              <w:widowControl w:val="0"/>
              <w:spacing w:before="60" w:after="60"/>
              <w:jc w:val="center"/>
              <w:rPr>
                <w:b/>
              </w:rPr>
            </w:pPr>
            <w:r w:rsidRPr="00087E0A">
              <w:rPr>
                <w:b/>
              </w:rPr>
              <w:t>Attachment</w:t>
            </w:r>
          </w:p>
        </w:tc>
      </w:tr>
      <w:tr w:rsidR="00F34295" w:rsidRPr="00087E0A" w14:paraId="593C9DEF" w14:textId="77777777" w:rsidTr="00604AFC">
        <w:tc>
          <w:tcPr>
            <w:tcW w:w="4135" w:type="dxa"/>
            <w:shd w:val="clear" w:color="auto" w:fill="FFFFFF" w:themeFill="background1"/>
          </w:tcPr>
          <w:p w14:paraId="3A770083" w14:textId="77777777" w:rsidR="00F34295" w:rsidRPr="00087E0A" w:rsidRDefault="0057459F" w:rsidP="00F34295">
            <w:pPr>
              <w:widowControl w:val="0"/>
              <w:autoSpaceDE w:val="0"/>
              <w:autoSpaceDN w:val="0"/>
              <w:adjustRightInd w:val="0"/>
              <w:spacing w:before="60" w:after="60" w:line="280" w:lineRule="atLeast"/>
              <w:rPr>
                <w:color w:val="000000" w:themeColor="text1"/>
              </w:rPr>
            </w:pPr>
            <w:r w:rsidRPr="00087E0A">
              <w:rPr>
                <w:color w:val="000000" w:themeColor="text1"/>
              </w:rPr>
              <w:t xml:space="preserve">Key incremental </w:t>
            </w:r>
            <w:r w:rsidR="00F34295" w:rsidRPr="00087E0A">
              <w:rPr>
                <w:color w:val="000000" w:themeColor="text1"/>
              </w:rPr>
              <w:t>professional standards</w:t>
            </w:r>
            <w:r w:rsidRPr="00087E0A">
              <w:rPr>
                <w:color w:val="000000" w:themeColor="text1"/>
              </w:rPr>
              <w:t xml:space="preserve"> requirements</w:t>
            </w:r>
          </w:p>
          <w:p w14:paraId="025B706B" w14:textId="77777777" w:rsidR="00F34295" w:rsidRPr="00087E0A" w:rsidRDefault="00F34295" w:rsidP="00F34295">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 xml:space="preserve">Include </w:t>
            </w:r>
            <w:r w:rsidR="002878E4" w:rsidRPr="00087E0A">
              <w:rPr>
                <w:color w:val="FF0000"/>
              </w:rPr>
              <w:t xml:space="preserve">and tailor </w:t>
            </w:r>
            <w:r w:rsidRPr="00087E0A">
              <w:rPr>
                <w:color w:val="FF0000"/>
              </w:rPr>
              <w:t>this, as necessary, based on the tailored instructions above.]</w:t>
            </w:r>
          </w:p>
        </w:tc>
        <w:tc>
          <w:tcPr>
            <w:tcW w:w="2328" w:type="dxa"/>
            <w:shd w:val="clear" w:color="auto" w:fill="000000" w:themeFill="text1"/>
          </w:tcPr>
          <w:p w14:paraId="08F46FA6" w14:textId="77777777" w:rsidR="00F34295" w:rsidRPr="00087E0A" w:rsidRDefault="00F34295" w:rsidP="00160234">
            <w:pPr>
              <w:spacing w:before="60" w:after="60"/>
              <w:rPr>
                <w:color w:val="FF0000"/>
              </w:rPr>
            </w:pPr>
          </w:p>
        </w:tc>
        <w:tc>
          <w:tcPr>
            <w:tcW w:w="2610" w:type="dxa"/>
          </w:tcPr>
          <w:p w14:paraId="246BDE51" w14:textId="77777777" w:rsidR="00F34295" w:rsidRPr="00087E0A" w:rsidRDefault="00F34295" w:rsidP="00160234">
            <w:pPr>
              <w:spacing w:before="60" w:after="60"/>
              <w:rPr>
                <w:i/>
                <w:color w:val="FF0000"/>
              </w:rPr>
            </w:pPr>
          </w:p>
        </w:tc>
      </w:tr>
      <w:tr w:rsidR="00F34295" w:rsidRPr="00087E0A" w14:paraId="2061A70F" w14:textId="77777777" w:rsidTr="00604AFC">
        <w:tc>
          <w:tcPr>
            <w:tcW w:w="4135" w:type="dxa"/>
            <w:shd w:val="clear" w:color="auto" w:fill="FFFFFF" w:themeFill="background1"/>
          </w:tcPr>
          <w:p w14:paraId="0583C696" w14:textId="77777777" w:rsidR="00F34295" w:rsidRPr="00087E0A" w:rsidRDefault="001326D0" w:rsidP="00F34295">
            <w:pPr>
              <w:widowControl w:val="0"/>
              <w:autoSpaceDE w:val="0"/>
              <w:autoSpaceDN w:val="0"/>
              <w:adjustRightInd w:val="0"/>
              <w:spacing w:before="60" w:after="60" w:line="280" w:lineRule="atLeast"/>
              <w:rPr>
                <w:color w:val="000000" w:themeColor="text1"/>
              </w:rPr>
            </w:pPr>
            <w:r w:rsidRPr="00087E0A">
              <w:rPr>
                <w:color w:val="000000" w:themeColor="text1"/>
              </w:rPr>
              <w:t>Key incremental i</w:t>
            </w:r>
            <w:r w:rsidR="00F34295" w:rsidRPr="00087E0A">
              <w:rPr>
                <w:color w:val="000000" w:themeColor="text1"/>
              </w:rPr>
              <w:t xml:space="preserve">ndependence requirements </w:t>
            </w:r>
          </w:p>
          <w:p w14:paraId="2B6621BD" w14:textId="77777777" w:rsidR="00F34295" w:rsidRPr="00087E0A" w:rsidRDefault="00F34295" w:rsidP="00F34295">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 xml:space="preserve">Include </w:t>
            </w:r>
            <w:r w:rsidR="002878E4" w:rsidRPr="00087E0A">
              <w:rPr>
                <w:color w:val="FF0000"/>
              </w:rPr>
              <w:t xml:space="preserve">and tailor </w:t>
            </w:r>
            <w:r w:rsidRPr="00087E0A">
              <w:rPr>
                <w:color w:val="FF0000"/>
              </w:rPr>
              <w:t xml:space="preserve">this, </w:t>
            </w:r>
            <w:r w:rsidRPr="00087E0A">
              <w:rPr>
                <w:color w:val="FF0000"/>
              </w:rPr>
              <w:lastRenderedPageBreak/>
              <w:t>as necessary, based on the tailored instructions above.]</w:t>
            </w:r>
          </w:p>
        </w:tc>
        <w:tc>
          <w:tcPr>
            <w:tcW w:w="2328" w:type="dxa"/>
            <w:shd w:val="clear" w:color="auto" w:fill="000000" w:themeFill="text1"/>
          </w:tcPr>
          <w:p w14:paraId="082920D0" w14:textId="77777777" w:rsidR="00F34295" w:rsidRPr="00087E0A" w:rsidRDefault="00F34295" w:rsidP="00160234">
            <w:pPr>
              <w:spacing w:before="60" w:after="60"/>
              <w:rPr>
                <w:color w:val="FF0000"/>
              </w:rPr>
            </w:pPr>
          </w:p>
        </w:tc>
        <w:tc>
          <w:tcPr>
            <w:tcW w:w="2610" w:type="dxa"/>
          </w:tcPr>
          <w:p w14:paraId="2CDC742D" w14:textId="77777777" w:rsidR="00F34295" w:rsidRPr="00087E0A" w:rsidRDefault="00F34295" w:rsidP="00160234">
            <w:pPr>
              <w:spacing w:before="60" w:after="60"/>
              <w:rPr>
                <w:i/>
                <w:color w:val="FF0000"/>
              </w:rPr>
            </w:pPr>
          </w:p>
        </w:tc>
      </w:tr>
      <w:tr w:rsidR="00CB602F" w:rsidRPr="00087E0A" w14:paraId="7604B9D3" w14:textId="77777777" w:rsidTr="00604AFC">
        <w:tc>
          <w:tcPr>
            <w:tcW w:w="4135" w:type="dxa"/>
            <w:shd w:val="clear" w:color="auto" w:fill="FFFFFF" w:themeFill="background1"/>
          </w:tcPr>
          <w:p w14:paraId="5D52B394" w14:textId="5AC09499" w:rsidR="00282E47" w:rsidRPr="00087E0A" w:rsidRDefault="00CB602F" w:rsidP="00160234">
            <w:pPr>
              <w:widowControl w:val="0"/>
              <w:autoSpaceDE w:val="0"/>
              <w:autoSpaceDN w:val="0"/>
              <w:adjustRightInd w:val="0"/>
              <w:spacing w:before="60" w:after="60" w:line="280" w:lineRule="atLeast"/>
              <w:rPr>
                <w:color w:val="000000" w:themeColor="text1"/>
              </w:rPr>
            </w:pPr>
            <w:r w:rsidRPr="00087E0A">
              <w:rPr>
                <w:color w:val="000000" w:themeColor="text1"/>
              </w:rPr>
              <w:t xml:space="preserve">Services Agreement </w:t>
            </w:r>
            <w:r w:rsidR="00277AB1" w:rsidRPr="00087E0A">
              <w:rPr>
                <w:color w:val="000000" w:themeColor="text1"/>
              </w:rPr>
              <w:t>– Group Audit</w:t>
            </w:r>
          </w:p>
          <w:p w14:paraId="48C01965" w14:textId="77777777" w:rsidR="00CB602F" w:rsidRPr="00087E0A" w:rsidRDefault="00CB602F" w:rsidP="00160234">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only required when the component auditor is a member firm. The group engagement team is responsible for initiating the agreement.]</w:t>
            </w:r>
          </w:p>
        </w:tc>
        <w:tc>
          <w:tcPr>
            <w:tcW w:w="2328" w:type="dxa"/>
          </w:tcPr>
          <w:p w14:paraId="0C9B0F5C" w14:textId="2911A2E0" w:rsidR="00CB602F" w:rsidRPr="00087E0A" w:rsidRDefault="00CB602F" w:rsidP="00BE2EFE">
            <w:pPr>
              <w:spacing w:before="60" w:after="60"/>
              <w:rPr>
                <w:color w:val="FF0000"/>
              </w:rPr>
            </w:pPr>
            <w:r w:rsidRPr="00087E0A">
              <w:rPr>
                <w:color w:val="FF0000"/>
              </w:rPr>
              <w:t>[</w:t>
            </w:r>
            <w:r w:rsidRPr="00087E0A">
              <w:rPr>
                <w:b/>
                <w:color w:val="FF0000"/>
              </w:rPr>
              <w:t>Instructional Note to Group Engagement Team:</w:t>
            </w:r>
            <w:r w:rsidRPr="00087E0A">
              <w:rPr>
                <w:color w:val="FF0000"/>
              </w:rPr>
              <w:t xml:space="preserve"> Insert the same date as that used for the Acknowledgment of Group Audit Instructions.]</w:t>
            </w:r>
          </w:p>
        </w:tc>
        <w:tc>
          <w:tcPr>
            <w:tcW w:w="2610" w:type="dxa"/>
          </w:tcPr>
          <w:p w14:paraId="33A903D4" w14:textId="77777777" w:rsidR="00CB602F" w:rsidRPr="00087E0A" w:rsidRDefault="00CB602F" w:rsidP="00160234">
            <w:pPr>
              <w:spacing w:before="60" w:after="60"/>
              <w:rPr>
                <w:i/>
                <w:color w:val="FF0000"/>
              </w:rPr>
            </w:pPr>
          </w:p>
        </w:tc>
      </w:tr>
      <w:tr w:rsidR="00471863" w:rsidRPr="00087E0A" w14:paraId="64E53E98" w14:textId="77777777" w:rsidTr="00604AFC">
        <w:tc>
          <w:tcPr>
            <w:tcW w:w="4135" w:type="dxa"/>
            <w:shd w:val="clear" w:color="auto" w:fill="FFFFFF" w:themeFill="background1"/>
          </w:tcPr>
          <w:p w14:paraId="4B974EFF" w14:textId="77777777" w:rsidR="00471863"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000000" w:themeColor="text1"/>
              </w:rPr>
              <w:t xml:space="preserve">Subsequent Events Memorandum </w:t>
            </w:r>
          </w:p>
        </w:tc>
        <w:tc>
          <w:tcPr>
            <w:tcW w:w="2328" w:type="dxa"/>
            <w:shd w:val="clear" w:color="auto" w:fill="auto"/>
          </w:tcPr>
          <w:p w14:paraId="06BE5A31" w14:textId="77777777" w:rsidR="00471863" w:rsidRPr="00087E0A" w:rsidRDefault="00471863" w:rsidP="00471863">
            <w:pPr>
              <w:spacing w:before="60" w:after="60"/>
              <w:rPr>
                <w:i/>
                <w:color w:val="FF0000"/>
              </w:rPr>
            </w:pPr>
            <w:r w:rsidRPr="00087E0A">
              <w:rPr>
                <w:color w:val="000000" w:themeColor="text1"/>
              </w:rPr>
              <w:t>Date of auditor’s report on Group Financial Statements</w:t>
            </w:r>
          </w:p>
        </w:tc>
        <w:tc>
          <w:tcPr>
            <w:tcW w:w="2610" w:type="dxa"/>
          </w:tcPr>
          <w:p w14:paraId="4F96BD33" w14:textId="77777777" w:rsidR="00471863" w:rsidRPr="00087E0A" w:rsidRDefault="00471863" w:rsidP="00471863">
            <w:pPr>
              <w:spacing w:before="60" w:after="60"/>
              <w:rPr>
                <w:i/>
                <w:color w:val="FF0000"/>
              </w:rPr>
            </w:pPr>
          </w:p>
        </w:tc>
      </w:tr>
      <w:tr w:rsidR="00471863" w:rsidRPr="00087E0A" w14:paraId="5A2933C4" w14:textId="77777777" w:rsidTr="00604AFC">
        <w:tc>
          <w:tcPr>
            <w:tcW w:w="4135" w:type="dxa"/>
            <w:shd w:val="clear" w:color="auto" w:fill="FFFFFF" w:themeFill="background1"/>
          </w:tcPr>
          <w:p w14:paraId="499F2ABB" w14:textId="77777777" w:rsidR="00282E47"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000000" w:themeColor="text1"/>
              </w:rPr>
              <w:t xml:space="preserve">Budget to Actual Fee Information at Component </w:t>
            </w:r>
          </w:p>
          <w:p w14:paraId="7A3715C8" w14:textId="77777777" w:rsidR="00471863"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optional and would typically only be used when the component auditor is a member firm.] </w:t>
            </w:r>
          </w:p>
        </w:tc>
        <w:tc>
          <w:tcPr>
            <w:tcW w:w="2328" w:type="dxa"/>
          </w:tcPr>
          <w:p w14:paraId="2E4B8F4C" w14:textId="77777777" w:rsidR="00471863" w:rsidRPr="00087E0A" w:rsidRDefault="00471863" w:rsidP="00471863">
            <w:pPr>
              <w:spacing w:before="60" w:after="60"/>
              <w:rPr>
                <w:color w:val="000000" w:themeColor="text1"/>
              </w:rPr>
            </w:pPr>
            <w:r w:rsidRPr="00087E0A">
              <w:rPr>
                <w:color w:val="000000" w:themeColor="text1"/>
              </w:rPr>
              <w:t>Upon completion of your work</w:t>
            </w:r>
          </w:p>
        </w:tc>
        <w:tc>
          <w:tcPr>
            <w:tcW w:w="2610" w:type="dxa"/>
          </w:tcPr>
          <w:p w14:paraId="23C510FB" w14:textId="77777777" w:rsidR="00471863" w:rsidRPr="00087E0A" w:rsidRDefault="00471863" w:rsidP="00471863">
            <w:pPr>
              <w:spacing w:before="60" w:after="60"/>
              <w:rPr>
                <w:i/>
                <w:color w:val="FF0000"/>
              </w:rPr>
            </w:pPr>
          </w:p>
        </w:tc>
      </w:tr>
    </w:tbl>
    <w:p w14:paraId="79B3C416" w14:textId="77777777" w:rsidR="00B619DD" w:rsidRPr="00087E0A" w:rsidRDefault="00B619DD" w:rsidP="009B7EEA">
      <w:pPr>
        <w:pStyle w:val="BodyText"/>
        <w:rPr>
          <w:rFonts w:ascii="Arial Black" w:hAnsi="Arial Black"/>
          <w:bCs/>
          <w:color w:val="FF0000"/>
          <w:kern w:val="32"/>
          <w:sz w:val="40"/>
          <w:szCs w:val="40"/>
        </w:rPr>
      </w:pPr>
      <w:r w:rsidRPr="00087E0A">
        <w:rPr>
          <w:color w:val="FF0000"/>
          <w:sz w:val="40"/>
          <w:szCs w:val="40"/>
        </w:rPr>
        <w:br w:type="page"/>
      </w:r>
    </w:p>
    <w:p w14:paraId="007670B0" w14:textId="77777777" w:rsidR="00F222F5" w:rsidRPr="00087E0A" w:rsidRDefault="00F222F5" w:rsidP="00DF324E">
      <w:pPr>
        <w:pStyle w:val="Heading1"/>
        <w:spacing w:after="284"/>
        <w:rPr>
          <w:color w:val="FF0000"/>
          <w:sz w:val="40"/>
          <w:szCs w:val="40"/>
        </w:rPr>
      </w:pPr>
      <w:r w:rsidRPr="00087E0A">
        <w:rPr>
          <w:color w:val="FF0000"/>
          <w:sz w:val="40"/>
          <w:szCs w:val="40"/>
        </w:rPr>
        <w:lastRenderedPageBreak/>
        <w:t xml:space="preserve">Option 3: Specified </w:t>
      </w:r>
      <w:r w:rsidR="001A6FA9" w:rsidRPr="00087E0A">
        <w:rPr>
          <w:color w:val="FF0000"/>
          <w:sz w:val="40"/>
          <w:szCs w:val="40"/>
        </w:rPr>
        <w:t>a</w:t>
      </w:r>
      <w:r w:rsidR="009661D6" w:rsidRPr="00087E0A">
        <w:rPr>
          <w:color w:val="FF0000"/>
          <w:sz w:val="40"/>
          <w:szCs w:val="40"/>
        </w:rPr>
        <w:t xml:space="preserve">udit </w:t>
      </w:r>
      <w:r w:rsidR="001A6FA9" w:rsidRPr="00087E0A">
        <w:rPr>
          <w:color w:val="FF0000"/>
          <w:sz w:val="40"/>
          <w:szCs w:val="40"/>
        </w:rPr>
        <w:t>p</w:t>
      </w:r>
      <w:r w:rsidRPr="00087E0A">
        <w:rPr>
          <w:color w:val="FF0000"/>
          <w:sz w:val="40"/>
          <w:szCs w:val="40"/>
        </w:rPr>
        <w:t>rocedures</w:t>
      </w:r>
    </w:p>
    <w:p w14:paraId="5ACDCA9B" w14:textId="77777777" w:rsidR="009D131F" w:rsidRPr="00087E0A" w:rsidRDefault="002179B4" w:rsidP="00A054FD">
      <w:pPr>
        <w:pStyle w:val="BodyText"/>
      </w:pPr>
      <w:r w:rsidRPr="00087E0A">
        <w:rPr>
          <w:color w:val="000000" w:themeColor="text1"/>
        </w:rPr>
        <w:t xml:space="preserve">In accordance with the </w:t>
      </w:r>
      <w:r w:rsidRPr="00087E0A">
        <w:rPr>
          <w:b/>
          <w:color w:val="000000" w:themeColor="text1"/>
        </w:rPr>
        <w:t>Group Audit Instructions</w:t>
      </w:r>
      <w:r w:rsidRPr="00087E0A">
        <w:rPr>
          <w:color w:val="000000" w:themeColor="text1"/>
        </w:rPr>
        <w:t xml:space="preserve">, </w:t>
      </w:r>
      <w:r w:rsidR="00DF324E" w:rsidRPr="00087E0A">
        <w:rPr>
          <w:color w:val="000000" w:themeColor="text1"/>
        </w:rPr>
        <w:t>you are</w:t>
      </w:r>
      <w:r w:rsidRPr="00087E0A">
        <w:rPr>
          <w:color w:val="000000" w:themeColor="text1"/>
        </w:rPr>
        <w:t xml:space="preserve"> being requested to perform </w:t>
      </w:r>
      <w:r w:rsidR="00B178C3" w:rsidRPr="00087E0A">
        <w:rPr>
          <w:b/>
          <w:color w:val="000000" w:themeColor="text1"/>
        </w:rPr>
        <w:t>s</w:t>
      </w:r>
      <w:r w:rsidR="00401BA8" w:rsidRPr="00087E0A">
        <w:rPr>
          <w:b/>
          <w:color w:val="000000" w:themeColor="text1"/>
        </w:rPr>
        <w:t xml:space="preserve">pecified </w:t>
      </w:r>
      <w:r w:rsidR="009661D6" w:rsidRPr="00087E0A">
        <w:rPr>
          <w:b/>
          <w:color w:val="000000" w:themeColor="text1"/>
        </w:rPr>
        <w:t xml:space="preserve">audit </w:t>
      </w:r>
      <w:r w:rsidR="00B178C3" w:rsidRPr="00087E0A">
        <w:rPr>
          <w:b/>
          <w:color w:val="000000" w:themeColor="text1"/>
        </w:rPr>
        <w:t>p</w:t>
      </w:r>
      <w:r w:rsidRPr="00087E0A">
        <w:rPr>
          <w:b/>
          <w:color w:val="000000" w:themeColor="text1"/>
        </w:rPr>
        <w:t>rocedures</w:t>
      </w:r>
      <w:r w:rsidR="00741061" w:rsidRPr="00087E0A">
        <w:rPr>
          <w:b/>
          <w:color w:val="000000" w:themeColor="text1"/>
        </w:rPr>
        <w:t xml:space="preserve"> </w:t>
      </w:r>
      <w:r w:rsidR="00741061" w:rsidRPr="00087E0A">
        <w:rPr>
          <w:color w:val="000000" w:themeColor="text1"/>
        </w:rPr>
        <w:t>as described herein</w:t>
      </w:r>
      <w:r w:rsidR="009220F6" w:rsidRPr="00087E0A">
        <w:rPr>
          <w:color w:val="000000" w:themeColor="text1"/>
        </w:rPr>
        <w:t xml:space="preserve">.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A3D7F" w:rsidRPr="00087E0A" w14:paraId="645CBC2D" w14:textId="77777777" w:rsidTr="00604AFC">
        <w:tc>
          <w:tcPr>
            <w:tcW w:w="9080" w:type="dxa"/>
          </w:tcPr>
          <w:p w14:paraId="23E27EC4" w14:textId="77777777" w:rsidR="006A3D7F" w:rsidRPr="00087E0A" w:rsidRDefault="006A3D7F" w:rsidP="0058409C">
            <w:pPr>
              <w:pStyle w:val="Heading2"/>
              <w:rPr>
                <w:color w:val="FF0000"/>
              </w:rPr>
            </w:pPr>
            <w:r w:rsidRPr="00087E0A">
              <w:rPr>
                <w:color w:val="FF0000"/>
              </w:rPr>
              <w:t>Instructional Note to Group Engagement Team</w:t>
            </w:r>
          </w:p>
          <w:p w14:paraId="4325FE11" w14:textId="5CB98781" w:rsidR="001A6FA9" w:rsidRPr="00087E0A" w:rsidRDefault="002878E4" w:rsidP="006A3D7F">
            <w:pPr>
              <w:pStyle w:val="BodyText"/>
              <w:spacing w:after="60"/>
              <w:rPr>
                <w:color w:val="FF0000"/>
              </w:rPr>
            </w:pPr>
            <w:r w:rsidRPr="00087E0A">
              <w:rPr>
                <w:color w:val="FF0000"/>
              </w:rPr>
              <w:t>The</w:t>
            </w:r>
            <w:r w:rsidR="007B68A2" w:rsidRPr="00087E0A">
              <w:rPr>
                <w:color w:val="FF0000"/>
              </w:rPr>
              <w:t xml:space="preserve"> following </w:t>
            </w:r>
            <w:r w:rsidRPr="00087E0A">
              <w:rPr>
                <w:color w:val="FF0000"/>
              </w:rPr>
              <w:t xml:space="preserve">“Professional standards” section is used to communicate </w:t>
            </w:r>
            <w:r w:rsidR="007B68A2" w:rsidRPr="00087E0A">
              <w:rPr>
                <w:color w:val="FF0000"/>
              </w:rPr>
              <w:t>the professional standards</w:t>
            </w:r>
            <w:r w:rsidRPr="00087E0A">
              <w:rPr>
                <w:color w:val="FF0000"/>
              </w:rPr>
              <w:t xml:space="preserve"> to be applied by the component auditor for the specified audit procedures</w:t>
            </w:r>
            <w:r w:rsidR="007B68A2" w:rsidRPr="00087E0A">
              <w:rPr>
                <w:color w:val="FF0000"/>
              </w:rPr>
              <w:t>. There are two options:</w:t>
            </w:r>
          </w:p>
          <w:p w14:paraId="2390BC5A" w14:textId="77777777" w:rsidR="00FE2010" w:rsidRPr="00087E0A" w:rsidRDefault="00FE2010" w:rsidP="00031C64">
            <w:pPr>
              <w:pStyle w:val="BodyText"/>
              <w:numPr>
                <w:ilvl w:val="0"/>
                <w:numId w:val="38"/>
              </w:numPr>
              <w:spacing w:after="60"/>
              <w:ind w:left="332" w:hanging="332"/>
              <w:rPr>
                <w:color w:val="FF0000"/>
              </w:rPr>
            </w:pPr>
            <w:r w:rsidRPr="00087E0A">
              <w:rPr>
                <w:rFonts w:ascii="Arial" w:hAnsi="Arial"/>
                <w:b/>
                <w:color w:val="FF0000"/>
                <w:sz w:val="20"/>
              </w:rPr>
              <w:t xml:space="preserve">Option </w:t>
            </w:r>
            <w:r w:rsidR="00855FDB" w:rsidRPr="00087E0A">
              <w:rPr>
                <w:rFonts w:ascii="Arial" w:hAnsi="Arial"/>
                <w:b/>
                <w:color w:val="FF0000"/>
                <w:sz w:val="20"/>
              </w:rPr>
              <w:t>A</w:t>
            </w:r>
            <w:r w:rsidRPr="00087E0A">
              <w:rPr>
                <w:rFonts w:ascii="Arial" w:hAnsi="Arial"/>
                <w:b/>
                <w:color w:val="FF0000"/>
                <w:sz w:val="20"/>
              </w:rPr>
              <w:t>:</w:t>
            </w:r>
            <w:r w:rsidRPr="00087E0A">
              <w:rPr>
                <w:color w:val="FF0000"/>
                <w:sz w:val="20"/>
              </w:rPr>
              <w:t xml:space="preserve"> </w:t>
            </w:r>
            <w:r w:rsidRPr="00087E0A">
              <w:rPr>
                <w:color w:val="FF0000"/>
              </w:rPr>
              <w:t xml:space="preserve">This option is used when </w:t>
            </w:r>
            <w:r w:rsidR="00D46A0D" w:rsidRPr="00087E0A">
              <w:rPr>
                <w:color w:val="FF0000"/>
              </w:rPr>
              <w:t>the component auditor is being</w:t>
            </w:r>
            <w:r w:rsidRPr="00087E0A">
              <w:rPr>
                <w:color w:val="FF0000"/>
              </w:rPr>
              <w:t xml:space="preserve"> requested to perform </w:t>
            </w:r>
            <w:r w:rsidR="00A1444C" w:rsidRPr="00087E0A">
              <w:rPr>
                <w:color w:val="FF0000"/>
              </w:rPr>
              <w:t xml:space="preserve">their work in accordance </w:t>
            </w:r>
            <w:r w:rsidR="002555BE" w:rsidRPr="00087E0A">
              <w:rPr>
                <w:color w:val="FF0000"/>
              </w:rPr>
              <w:t xml:space="preserve">with </w:t>
            </w:r>
            <w:r w:rsidR="00031C64" w:rsidRPr="00087E0A">
              <w:rPr>
                <w:color w:val="FF0000"/>
              </w:rPr>
              <w:t>the standards applicable to the group audit</w:t>
            </w:r>
            <w:r w:rsidR="008D3AE4" w:rsidRPr="00087E0A">
              <w:rPr>
                <w:color w:val="FF0000"/>
              </w:rPr>
              <w:t xml:space="preserve"> to the extent relevant</w:t>
            </w:r>
            <w:r w:rsidR="00414654" w:rsidRPr="00087E0A">
              <w:rPr>
                <w:color w:val="FF0000"/>
              </w:rPr>
              <w:t xml:space="preserve"> (for example, the group engagement team and the component auditor are both applying International Standards on Auditing or they are both applying the same jurisdictional standards)</w:t>
            </w:r>
            <w:r w:rsidR="002555BE" w:rsidRPr="00087E0A">
              <w:rPr>
                <w:color w:val="FF0000"/>
              </w:rPr>
              <w:t>.</w:t>
            </w:r>
            <w:r w:rsidR="00F837A2" w:rsidRPr="00087E0A">
              <w:rPr>
                <w:color w:val="FF0000"/>
              </w:rPr>
              <w:t xml:space="preserve"> </w:t>
            </w:r>
          </w:p>
          <w:p w14:paraId="02968AF0" w14:textId="77777777" w:rsidR="00031C64" w:rsidRPr="00087E0A" w:rsidRDefault="00031C64" w:rsidP="0046329C">
            <w:pPr>
              <w:pStyle w:val="BodyText"/>
              <w:numPr>
                <w:ilvl w:val="0"/>
                <w:numId w:val="38"/>
              </w:numPr>
              <w:spacing w:after="60"/>
              <w:ind w:left="332" w:hanging="332"/>
              <w:rPr>
                <w:color w:val="FF0000"/>
              </w:rPr>
            </w:pPr>
            <w:r w:rsidRPr="00087E0A">
              <w:rPr>
                <w:rFonts w:ascii="Arial" w:hAnsi="Arial"/>
                <w:b/>
                <w:color w:val="FF0000"/>
                <w:sz w:val="20"/>
              </w:rPr>
              <w:t xml:space="preserve">Option </w:t>
            </w:r>
            <w:r w:rsidR="00855FDB" w:rsidRPr="00087E0A">
              <w:rPr>
                <w:rFonts w:ascii="Arial" w:hAnsi="Arial"/>
                <w:b/>
                <w:color w:val="FF0000"/>
                <w:sz w:val="20"/>
              </w:rPr>
              <w:t>B</w:t>
            </w:r>
            <w:r w:rsidRPr="00087E0A">
              <w:rPr>
                <w:rFonts w:ascii="Arial" w:hAnsi="Arial"/>
                <w:b/>
                <w:color w:val="FF0000"/>
                <w:sz w:val="20"/>
              </w:rPr>
              <w:t>:</w:t>
            </w:r>
            <w:r w:rsidRPr="00087E0A">
              <w:rPr>
                <w:color w:val="FF0000"/>
              </w:rPr>
              <w:t xml:space="preserve"> This option is used when the group audit is performed in accordance with jurisdictional standards applicable to the group audit</w:t>
            </w:r>
            <w:r w:rsidR="00414654" w:rsidRPr="00087E0A">
              <w:rPr>
                <w:color w:val="FF0000"/>
              </w:rPr>
              <w:t xml:space="preserve"> (for example, auditing standards applicable in country X)</w:t>
            </w:r>
            <w:r w:rsidRPr="00087E0A">
              <w:rPr>
                <w:color w:val="FF0000"/>
              </w:rPr>
              <w:t>, but the component auditor has been requested to perform their work in accordance with International Standards on Auditing</w:t>
            </w:r>
            <w:r w:rsidR="008D3AE4" w:rsidRPr="00087E0A">
              <w:rPr>
                <w:color w:val="FF0000"/>
              </w:rPr>
              <w:t xml:space="preserve"> to the extent relevant</w:t>
            </w:r>
            <w:r w:rsidRPr="00087E0A">
              <w:rPr>
                <w:color w:val="FF0000"/>
              </w:rPr>
              <w:t>.</w:t>
            </w:r>
          </w:p>
        </w:tc>
      </w:tr>
    </w:tbl>
    <w:p w14:paraId="317D5826" w14:textId="77777777" w:rsidR="008C5D51" w:rsidRDefault="008C5D51" w:rsidP="00BB017A">
      <w:pPr>
        <w:pStyle w:val="Heading2"/>
      </w:pPr>
    </w:p>
    <w:p w14:paraId="54AC03E2" w14:textId="77777777" w:rsidR="00BB017A" w:rsidRPr="00087E0A" w:rsidRDefault="001A6FA9" w:rsidP="00BB017A">
      <w:pPr>
        <w:pStyle w:val="Heading2"/>
        <w:rPr>
          <w:rFonts w:ascii="Garamond" w:hAnsi="Garamond"/>
          <w:color w:val="FF0000"/>
          <w:kern w:val="0"/>
          <w:sz w:val="22"/>
          <w:szCs w:val="20"/>
        </w:rPr>
      </w:pPr>
      <w:r w:rsidRPr="00087E0A">
        <w:t>Professional s</w:t>
      </w:r>
      <w:r w:rsidR="00BB017A" w:rsidRPr="00087E0A">
        <w:t>tandards</w:t>
      </w:r>
    </w:p>
    <w:p w14:paraId="661DD768" w14:textId="77777777" w:rsidR="001A6FA9" w:rsidRPr="00087E0A" w:rsidRDefault="001A6FA9" w:rsidP="001A6FA9">
      <w:pPr>
        <w:pStyle w:val="BodyText"/>
        <w:spacing w:after="0"/>
        <w:rPr>
          <w:color w:val="FF0000"/>
        </w:rPr>
      </w:pPr>
      <w:r w:rsidRPr="00087E0A">
        <w:rPr>
          <w:color w:val="FF0000"/>
        </w:rPr>
        <w:t xml:space="preserve">[Option </w:t>
      </w:r>
      <w:r w:rsidR="00855FDB" w:rsidRPr="00087E0A">
        <w:rPr>
          <w:color w:val="FF0000"/>
        </w:rPr>
        <w:t>A</w:t>
      </w:r>
      <w:r w:rsidRPr="00087E0A">
        <w:rPr>
          <w:color w:val="FF0000"/>
        </w:rPr>
        <w:t>]</w:t>
      </w:r>
    </w:p>
    <w:p w14:paraId="21DD969C" w14:textId="77777777" w:rsidR="00213286" w:rsidRPr="00087E0A" w:rsidRDefault="00BB017A" w:rsidP="001548AA">
      <w:pPr>
        <w:pStyle w:val="BodyText"/>
        <w:rPr>
          <w:rFonts w:cs="TimesNewRomanPSMT"/>
          <w:szCs w:val="22"/>
        </w:rPr>
      </w:pPr>
      <w:r w:rsidRPr="00087E0A">
        <w:rPr>
          <w:rFonts w:cs="TimesNewRomanPSMT"/>
          <w:szCs w:val="22"/>
        </w:rPr>
        <w:t xml:space="preserve">As indicated in the </w:t>
      </w:r>
      <w:r w:rsidRPr="00087E0A">
        <w:rPr>
          <w:rFonts w:cs="TimesNewRomanPSMT"/>
          <w:b/>
          <w:szCs w:val="22"/>
        </w:rPr>
        <w:t>Group Audit Instructions</w:t>
      </w:r>
      <w:r w:rsidRPr="00087E0A">
        <w:rPr>
          <w:rFonts w:cs="TimesNewRomanPSMT"/>
          <w:szCs w:val="22"/>
        </w:rPr>
        <w:t>, the audit of the Group Financial Statements will be performed in accordance with International Standards on Auditing</w:t>
      </w:r>
      <w:r w:rsidR="00B036FF" w:rsidRPr="00087E0A">
        <w:rPr>
          <w:rFonts w:cs="TimesNewRomanPSMT"/>
          <w:szCs w:val="22"/>
        </w:rPr>
        <w:t xml:space="preserve"> </w:t>
      </w:r>
      <w:r w:rsidR="00B036FF" w:rsidRPr="00087E0A">
        <w:rPr>
          <w:color w:val="FF0000"/>
        </w:rPr>
        <w:t>(alternatively, identify jurisdictional standards applicable to the group audit)</w:t>
      </w:r>
      <w:r w:rsidRPr="00087E0A">
        <w:rPr>
          <w:rFonts w:cs="TimesNewRomanPSMT"/>
          <w:color w:val="000000" w:themeColor="text1"/>
          <w:szCs w:val="22"/>
        </w:rPr>
        <w:t xml:space="preserve">. </w:t>
      </w:r>
      <w:r w:rsidRPr="00087E0A">
        <w:rPr>
          <w:rFonts w:cs="TimesNewRomanPSMT"/>
          <w:szCs w:val="22"/>
        </w:rPr>
        <w:t xml:space="preserve">We expect you to perform </w:t>
      </w:r>
      <w:r w:rsidR="00377E81" w:rsidRPr="00087E0A">
        <w:rPr>
          <w:rFonts w:cs="TimesNewRomanPSMT"/>
          <w:szCs w:val="22"/>
        </w:rPr>
        <w:t xml:space="preserve">and document </w:t>
      </w:r>
      <w:r w:rsidRPr="00087E0A">
        <w:rPr>
          <w:rFonts w:cs="TimesNewRomanPSMT"/>
          <w:szCs w:val="22"/>
        </w:rPr>
        <w:t xml:space="preserve">your work in accordance </w:t>
      </w:r>
      <w:r w:rsidR="0001555D" w:rsidRPr="00087E0A">
        <w:rPr>
          <w:rFonts w:cs="TimesNewRomanPSMT"/>
          <w:szCs w:val="22"/>
        </w:rPr>
        <w:t>with the requirements</w:t>
      </w:r>
      <w:r w:rsidR="00A637DB" w:rsidRPr="00087E0A">
        <w:rPr>
          <w:rFonts w:cs="TimesNewRomanPSMT"/>
          <w:szCs w:val="22"/>
        </w:rPr>
        <w:t xml:space="preserve"> in such professional standards that are relevant to your work (for example, requirements related to quality control and audit documentation) </w:t>
      </w:r>
      <w:r w:rsidR="00031C64" w:rsidRPr="00087E0A">
        <w:rPr>
          <w:rFonts w:cs="TimesNewRomanPSMT"/>
          <w:szCs w:val="22"/>
        </w:rPr>
        <w:t xml:space="preserve">to the extent directed by the </w:t>
      </w:r>
      <w:r w:rsidR="00031C64" w:rsidRPr="00087E0A">
        <w:rPr>
          <w:rFonts w:cs="TimesNewRomanPSMT"/>
          <w:b/>
          <w:szCs w:val="22"/>
        </w:rPr>
        <w:t>Group Audit Instructions</w:t>
      </w:r>
      <w:r w:rsidRPr="00087E0A">
        <w:rPr>
          <w:rFonts w:cs="TimesNewRomanPSMT"/>
          <w:szCs w:val="22"/>
        </w:rPr>
        <w:t xml:space="preserve">. </w:t>
      </w:r>
    </w:p>
    <w:p w14:paraId="4CE7B2BE" w14:textId="77777777" w:rsidR="001A6FA9" w:rsidRPr="00087E0A" w:rsidRDefault="001A6FA9" w:rsidP="001A6FA9">
      <w:pPr>
        <w:pStyle w:val="BodyText"/>
        <w:spacing w:after="0"/>
        <w:rPr>
          <w:rFonts w:cs="TimesNewRomanPSMT"/>
          <w:color w:val="FF0000"/>
          <w:szCs w:val="22"/>
        </w:rPr>
      </w:pPr>
      <w:r w:rsidRPr="00087E0A">
        <w:rPr>
          <w:rFonts w:cs="TimesNewRomanPSMT"/>
          <w:color w:val="FF0000"/>
          <w:szCs w:val="22"/>
        </w:rPr>
        <w:t xml:space="preserve">[Option </w:t>
      </w:r>
      <w:r w:rsidR="00855FDB" w:rsidRPr="00087E0A">
        <w:rPr>
          <w:rFonts w:cs="TimesNewRomanPSMT"/>
          <w:color w:val="FF0000"/>
          <w:szCs w:val="22"/>
        </w:rPr>
        <w:t>B</w:t>
      </w:r>
      <w:r w:rsidR="001D5B8F" w:rsidRPr="00087E0A">
        <w:rPr>
          <w:rFonts w:cs="TimesNewRomanPSMT"/>
          <w:color w:val="FF0000"/>
          <w:szCs w:val="22"/>
        </w:rPr>
        <w:t>]</w:t>
      </w:r>
    </w:p>
    <w:p w14:paraId="6FC0F538" w14:textId="77777777" w:rsidR="001548AA" w:rsidRPr="00087E0A" w:rsidRDefault="00BB017A" w:rsidP="00BE6141">
      <w:pPr>
        <w:pStyle w:val="BodyText"/>
        <w:rPr>
          <w:rFonts w:cs="TimesNewRomanPSMT"/>
          <w:szCs w:val="22"/>
        </w:rPr>
      </w:pPr>
      <w:r w:rsidRPr="00087E0A">
        <w:t xml:space="preserve">As indicated in the </w:t>
      </w:r>
      <w:r w:rsidRPr="00087E0A">
        <w:rPr>
          <w:b/>
        </w:rPr>
        <w:t>Group Audit Instructions</w:t>
      </w:r>
      <w:r w:rsidRPr="00087E0A">
        <w:t xml:space="preserve">, the </w:t>
      </w:r>
      <w:r w:rsidR="008E1761" w:rsidRPr="00087E0A">
        <w:rPr>
          <w:rFonts w:cs="TimesNewRomanPSMT"/>
          <w:szCs w:val="22"/>
        </w:rPr>
        <w:t xml:space="preserve">audit of the Group Financial Statements </w:t>
      </w:r>
      <w:r w:rsidRPr="00087E0A">
        <w:t xml:space="preserve">is being performed in accordance with </w:t>
      </w:r>
      <w:r w:rsidRPr="00087E0A">
        <w:rPr>
          <w:color w:val="FF0000"/>
        </w:rPr>
        <w:t xml:space="preserve">(identify </w:t>
      </w:r>
      <w:r w:rsidR="0001038F" w:rsidRPr="00087E0A">
        <w:rPr>
          <w:color w:val="FF0000"/>
        </w:rPr>
        <w:t>jurisdictional standards applicable to the group audit</w:t>
      </w:r>
      <w:r w:rsidRPr="00087E0A">
        <w:rPr>
          <w:color w:val="FF0000"/>
        </w:rPr>
        <w:t>)</w:t>
      </w:r>
      <w:r w:rsidRPr="00087E0A">
        <w:t xml:space="preserve">. </w:t>
      </w:r>
      <w:r w:rsidR="00A637DB" w:rsidRPr="00087E0A">
        <w:rPr>
          <w:rFonts w:cs="TimesNewRomanPSMT"/>
          <w:szCs w:val="22"/>
        </w:rPr>
        <w:t xml:space="preserve">We expect you to perform and document your work in accordance with the requirements in International Standards on Auditing that are relevant to your work (for example, requirements related to quality control and audit documentation) to the extent directed by the </w:t>
      </w:r>
      <w:r w:rsidR="00A637DB" w:rsidRPr="00087E0A">
        <w:rPr>
          <w:rFonts w:cs="TimesNewRomanPSMT"/>
          <w:b/>
          <w:szCs w:val="22"/>
        </w:rPr>
        <w:t>Group Audit Instructions</w:t>
      </w:r>
      <w:r w:rsidR="00A637DB" w:rsidRPr="00087E0A">
        <w:rPr>
          <w:rFonts w:cs="TimesNewRomanPSMT"/>
          <w:szCs w:val="22"/>
        </w:rPr>
        <w:t>.</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22A49" w:rsidRPr="00087E0A" w14:paraId="20A9DA7D" w14:textId="77777777" w:rsidTr="00BE2EFE">
        <w:tc>
          <w:tcPr>
            <w:tcW w:w="9090" w:type="dxa"/>
          </w:tcPr>
          <w:p w14:paraId="588C4926" w14:textId="77777777" w:rsidR="00C22A49" w:rsidRPr="00087E0A" w:rsidRDefault="00C22A49" w:rsidP="00BE2EFE">
            <w:pPr>
              <w:pStyle w:val="Heading2"/>
              <w:rPr>
                <w:color w:val="FF0000"/>
              </w:rPr>
            </w:pPr>
            <w:r w:rsidRPr="00087E0A">
              <w:rPr>
                <w:color w:val="FF0000"/>
              </w:rPr>
              <w:t>Instructional Note to Group Engagement Team</w:t>
            </w:r>
          </w:p>
          <w:p w14:paraId="18DF0E8C" w14:textId="77777777" w:rsidR="00C22A49" w:rsidRPr="00087E0A" w:rsidRDefault="00C22A49" w:rsidP="00BE2EFE">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 than the group engagement team, include and appropriately tailor the following paragraph as part of Option B. The following paragraph need not, but may, be included when the component auditor is registered with regulatory authorities in the group engagement team’s jurisdiction, and the group audit is subject to the requirements of such regulatory authorities.</w:t>
            </w:r>
          </w:p>
          <w:p w14:paraId="403DDF3C" w14:textId="24A2376E" w:rsidR="00C22A49" w:rsidRPr="00087E0A" w:rsidRDefault="00C22A49" w:rsidP="00025142">
            <w:pPr>
              <w:pStyle w:val="BodyText"/>
              <w:spacing w:after="60"/>
              <w:rPr>
                <w:color w:val="FF0000"/>
              </w:rPr>
            </w:pPr>
            <w:r w:rsidRPr="00087E0A">
              <w:rPr>
                <w:color w:val="FF0000"/>
              </w:rPr>
              <w:t>The second sentence assumes that there are incremental requirements (</w:t>
            </w:r>
            <w:r w:rsidR="00025142" w:rsidRPr="00087E0A">
              <w:rPr>
                <w:color w:val="FF0000"/>
              </w:rPr>
              <w:t>for example,</w:t>
            </w:r>
            <w:r w:rsidRPr="00087E0A">
              <w:rPr>
                <w:color w:val="FF0000"/>
              </w:rPr>
              <w:t xml:space="preserve"> specific requirements relating to fraud or laws and regulations, or restrictions related to the group audit, such as restrictions in certain jurisdictions related to using internal auditors to provide direct assistance) in the group engagement team’s jurisdiction in comparison to International Standards on Auditing (ISAs). If this is not the case, this sentence may be deleted. On the other hand, if the professional body in the group engagement team’s jurisdiction summarizes the differences between the applicable professional standards and the ISAs, the paragraph may be modified to refer to (and attach) such summary.</w:t>
            </w:r>
          </w:p>
        </w:tc>
      </w:tr>
    </w:tbl>
    <w:p w14:paraId="2F2FB126" w14:textId="179E2B33" w:rsidR="00C22A49" w:rsidRPr="00087E0A" w:rsidRDefault="00C22A49" w:rsidP="00BE6141">
      <w:pPr>
        <w:pStyle w:val="BodyText"/>
      </w:pPr>
      <w:r w:rsidRPr="00087E0A">
        <w:t xml:space="preserve">These professional standards are available at </w:t>
      </w:r>
      <w:r w:rsidRPr="00087E0A">
        <w:rPr>
          <w:color w:val="FF0000"/>
        </w:rPr>
        <w:t>(indicate where the component auditor can obtain the group engagement team’s professional standards)</w:t>
      </w:r>
      <w:r w:rsidRPr="00087E0A">
        <w:t>. While not an all-inclusive list, we are attaching</w:t>
      </w:r>
      <w:r w:rsidR="00025142" w:rsidRPr="00087E0A">
        <w:t xml:space="preserve"> below</w:t>
      </w:r>
      <w:r w:rsidRPr="00087E0A">
        <w:t xml:space="preserve"> a </w:t>
      </w:r>
      <w:r w:rsidRPr="00087E0A">
        <w:lastRenderedPageBreak/>
        <w:t xml:space="preserve">summary of key incremental requirements in comparison to International Standards. </w:t>
      </w:r>
      <w:r w:rsidRPr="00087E0A">
        <w:rPr>
          <w:color w:val="FF0000"/>
        </w:rPr>
        <w:t>– OR – While not an all-inclusive list, the following summarizes the key incremental requirements in comparison to International Standards (describe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AC0168" w:rsidRPr="00087E0A" w14:paraId="5F06C9D7" w14:textId="77777777" w:rsidTr="00FF1E95">
        <w:tc>
          <w:tcPr>
            <w:tcW w:w="9090" w:type="dxa"/>
          </w:tcPr>
          <w:p w14:paraId="44288C2B" w14:textId="77777777" w:rsidR="00AC0168" w:rsidRPr="00087E0A" w:rsidRDefault="00AC0168" w:rsidP="00FF1E95">
            <w:pPr>
              <w:pStyle w:val="Heading2"/>
              <w:rPr>
                <w:color w:val="FF0000"/>
              </w:rPr>
            </w:pPr>
            <w:r w:rsidRPr="00087E0A">
              <w:rPr>
                <w:color w:val="FF0000"/>
              </w:rPr>
              <w:t>Instructional Note to Group Engagement Team</w:t>
            </w:r>
          </w:p>
          <w:p w14:paraId="629631BA" w14:textId="77777777" w:rsidR="00AC0168" w:rsidRPr="00087E0A" w:rsidRDefault="00AC0168" w:rsidP="00FF1E95">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 than the group engagement team, include the following “Key incremental independence requirements” section, unless there are no such incremental requirements. The following need not, but may, be included when the component auditor is registered with regulatory authorities in the group engagement team’s jurisdiction, and the group audit is subject to the requirements of such regulatory authorities.</w:t>
            </w:r>
          </w:p>
          <w:p w14:paraId="36FE90D3" w14:textId="77777777" w:rsidR="00AC0168" w:rsidRPr="00087E0A" w:rsidRDefault="00AC0168" w:rsidP="00FF1E95">
            <w:pPr>
              <w:pStyle w:val="BodyText"/>
              <w:spacing w:after="60"/>
              <w:rPr>
                <w:color w:val="FF0000"/>
              </w:rPr>
            </w:pPr>
            <w:r w:rsidRPr="00087E0A">
              <w:rPr>
                <w:color w:val="FF0000"/>
              </w:rPr>
              <w:t xml:space="preserve">If the professional body in the group engagement team’s jurisdiction summarizes the differences between the applicable independence requirements and the </w:t>
            </w:r>
            <w:r w:rsidRPr="00087E0A">
              <w:rPr>
                <w:rFonts w:cs="TimesNewRomanPSMT"/>
                <w:color w:val="FF0000"/>
                <w:szCs w:val="22"/>
              </w:rPr>
              <w:t xml:space="preserve">International Ethics Standards Board for Accountants’ </w:t>
            </w:r>
            <w:r w:rsidRPr="00087E0A">
              <w:rPr>
                <w:rFonts w:cs="TimesNewRomanPSMT"/>
                <w:i/>
                <w:color w:val="FF0000"/>
                <w:szCs w:val="22"/>
              </w:rPr>
              <w:t>Code of Ethics for Professional Accountants</w:t>
            </w:r>
            <w:r w:rsidRPr="00087E0A">
              <w:rPr>
                <w:rFonts w:cs="TimesNewRomanPSMT"/>
                <w:color w:val="FF0000"/>
                <w:szCs w:val="22"/>
              </w:rPr>
              <w:t xml:space="preserve"> (“IESBA Code”)</w:t>
            </w:r>
            <w:r w:rsidRPr="00087E0A">
              <w:rPr>
                <w:color w:val="FF0000"/>
              </w:rPr>
              <w:t>, the paragraph may be modified to refer to (and attach) such summary.</w:t>
            </w:r>
          </w:p>
        </w:tc>
      </w:tr>
    </w:tbl>
    <w:p w14:paraId="30AB6992" w14:textId="77777777" w:rsidR="008C5D51" w:rsidRDefault="008C5D51" w:rsidP="00AC0168">
      <w:pPr>
        <w:pStyle w:val="Heading2"/>
      </w:pPr>
    </w:p>
    <w:p w14:paraId="227A191F" w14:textId="77777777" w:rsidR="00AC0168" w:rsidRPr="00087E0A" w:rsidRDefault="00AC0168" w:rsidP="00AC0168">
      <w:pPr>
        <w:pStyle w:val="Heading2"/>
      </w:pPr>
      <w:r w:rsidRPr="00087E0A">
        <w:t>Key incremental independence requirements</w:t>
      </w:r>
    </w:p>
    <w:p w14:paraId="0597D436" w14:textId="29EC0A56" w:rsidR="00B81E83" w:rsidRPr="00087E0A" w:rsidRDefault="00AC0168" w:rsidP="00604AFC">
      <w:pPr>
        <w:pStyle w:val="BodyText"/>
        <w:rPr>
          <w:color w:val="000000" w:themeColor="text1"/>
        </w:rPr>
      </w:pPr>
      <w:r w:rsidRPr="00087E0A">
        <w:t xml:space="preserve">The independence requirements applicable to the group are available at </w:t>
      </w:r>
      <w:r w:rsidRPr="00087E0A">
        <w:rPr>
          <w:color w:val="FF0000"/>
        </w:rPr>
        <w:t>(indicate where the component auditor can obtain the independence requirements applicable to the group audit)</w:t>
      </w:r>
      <w:r w:rsidRPr="00087E0A">
        <w:t xml:space="preserve">. While not an all-inclusive list, we are attaching </w:t>
      </w:r>
      <w:r w:rsidR="00025142" w:rsidRPr="00087E0A">
        <w:t xml:space="preserve">below </w:t>
      </w:r>
      <w:r w:rsidRPr="00087E0A">
        <w:t xml:space="preserve">a summary of key incremental independence requirements in comparison to </w:t>
      </w:r>
      <w:r w:rsidRPr="00087E0A">
        <w:rPr>
          <w:rFonts w:cs="TimesNewRomanPSMT"/>
          <w:szCs w:val="22"/>
        </w:rPr>
        <w:t xml:space="preserve">International Ethics Standards Board for Accountants’ </w:t>
      </w:r>
      <w:r w:rsidRPr="00087E0A">
        <w:rPr>
          <w:rFonts w:cs="TimesNewRomanPSMT"/>
          <w:i/>
          <w:szCs w:val="22"/>
        </w:rPr>
        <w:t>Code of Ethics for Professional Accountants</w:t>
      </w:r>
      <w:r w:rsidRPr="00087E0A">
        <w:rPr>
          <w:rFonts w:cs="TimesNewRomanPSMT"/>
          <w:szCs w:val="22"/>
        </w:rPr>
        <w:t xml:space="preserve"> (“IESBA Code”). </w:t>
      </w:r>
      <w:r w:rsidRPr="00087E0A">
        <w:rPr>
          <w:color w:val="FF0000"/>
        </w:rPr>
        <w:t xml:space="preserve">– OR – While not an all-inclusive list, the following summarizes the key incremental independence requirements in comparison to </w:t>
      </w:r>
      <w:r w:rsidRPr="00087E0A">
        <w:rPr>
          <w:rFonts w:cs="TimesNewRomanPSMT"/>
          <w:color w:val="FF0000"/>
          <w:szCs w:val="22"/>
        </w:rPr>
        <w:t xml:space="preserve">International Ethics Standards Board for Accountants’ </w:t>
      </w:r>
      <w:r w:rsidRPr="00087E0A">
        <w:rPr>
          <w:rFonts w:cs="TimesNewRomanPSMT"/>
          <w:i/>
          <w:color w:val="FF0000"/>
          <w:szCs w:val="22"/>
        </w:rPr>
        <w:t>Code of Ethics for Professional Accountants</w:t>
      </w:r>
      <w:r w:rsidRPr="00087E0A">
        <w:rPr>
          <w:rFonts w:cs="TimesNewRomanPSMT"/>
          <w:color w:val="FF0000"/>
          <w:szCs w:val="22"/>
        </w:rPr>
        <w:t xml:space="preserve"> (“IESBA Code”) </w:t>
      </w:r>
      <w:r w:rsidRPr="00087E0A">
        <w:rPr>
          <w:color w:val="FF0000"/>
        </w:rPr>
        <w:t>(describe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10ED7" w:rsidRPr="00087E0A" w14:paraId="7177AA5B" w14:textId="77777777" w:rsidTr="007A5EA5">
        <w:tc>
          <w:tcPr>
            <w:tcW w:w="9090" w:type="dxa"/>
          </w:tcPr>
          <w:p w14:paraId="2CB4CDF8" w14:textId="77777777" w:rsidR="00810ED7" w:rsidRPr="00087E0A" w:rsidRDefault="00810ED7" w:rsidP="00604AFC">
            <w:pPr>
              <w:pStyle w:val="Heading2"/>
              <w:rPr>
                <w:color w:val="FF0000"/>
              </w:rPr>
            </w:pPr>
            <w:r w:rsidRPr="00087E0A">
              <w:rPr>
                <w:color w:val="FF0000"/>
              </w:rPr>
              <w:t>Instructional Note to Group Engagement Team</w:t>
            </w:r>
          </w:p>
          <w:p w14:paraId="2F4E7F55" w14:textId="77777777" w:rsidR="00810ED7" w:rsidRPr="00087E0A" w:rsidRDefault="00810ED7" w:rsidP="00604AFC">
            <w:pPr>
              <w:pStyle w:val="BodyText"/>
              <w:spacing w:after="60"/>
              <w:rPr>
                <w:color w:val="FF0000"/>
              </w:rPr>
            </w:pPr>
            <w:r w:rsidRPr="00087E0A">
              <w:rPr>
                <w:color w:val="FF0000"/>
              </w:rPr>
              <w:t>If (a) the component auditor is a member firm, (b) the group is a listed entity, and (c) the component is controlled by the group, include the following “Fees charged” section. This section is not required for non-member firms.</w:t>
            </w:r>
          </w:p>
        </w:tc>
      </w:tr>
    </w:tbl>
    <w:p w14:paraId="3AFDCF9F" w14:textId="77777777" w:rsidR="008C5D51" w:rsidRDefault="008C5D51" w:rsidP="00810ED7">
      <w:pPr>
        <w:pStyle w:val="Heading2"/>
      </w:pPr>
    </w:p>
    <w:p w14:paraId="16CF5408" w14:textId="77777777" w:rsidR="00810ED7" w:rsidRPr="00087E0A" w:rsidRDefault="00810ED7" w:rsidP="00810ED7">
      <w:pPr>
        <w:pStyle w:val="Heading2"/>
      </w:pPr>
      <w:r w:rsidRPr="00087E0A">
        <w:t>Fees charged</w:t>
      </w:r>
    </w:p>
    <w:p w14:paraId="2AD76AD5" w14:textId="77777777" w:rsidR="00810ED7" w:rsidRPr="00087E0A" w:rsidRDefault="00810ED7" w:rsidP="00810ED7">
      <w:pPr>
        <w:pStyle w:val="BodyText"/>
      </w:pPr>
      <w:r w:rsidRPr="00087E0A">
        <w:t>We are responsible for communicating to those charged with governance of the Group total fees charged during the period covered by the Group Financial Statements for audit and non-audit services provided by our firm and network firms to the Group and components controlled by the Group. We request that you provide us with</w:t>
      </w:r>
      <w:r w:rsidRPr="00087E0A">
        <w:rPr>
          <w:rFonts w:cs="TimesNewRomanPSMT"/>
          <w:szCs w:val="22"/>
        </w:rPr>
        <w:t xml:space="preserve"> the fees charged on behalf of your firm as well as your affiliates. We expect you to allocate the fees to categories that are appropriate to assist those charged with governance of the Group in assessing the effect of the services provided on independence. The </w:t>
      </w:r>
      <w:r w:rsidRPr="00087E0A">
        <w:rPr>
          <w:rFonts w:cs="TimesNewRomanPSMT"/>
          <w:b/>
          <w:szCs w:val="22"/>
        </w:rPr>
        <w:t>Completion Memorandum</w:t>
      </w:r>
      <w:r w:rsidRPr="00087E0A">
        <w:rPr>
          <w:rFonts w:cs="TimesNewRomanPSMT"/>
          <w:szCs w:val="22"/>
        </w:rPr>
        <w:t xml:space="preserve"> attached in the </w:t>
      </w:r>
      <w:r w:rsidRPr="00087E0A">
        <w:rPr>
          <w:rFonts w:cs="TimesNewRomanPSMT"/>
          <w:b/>
          <w:szCs w:val="22"/>
        </w:rPr>
        <w:t>Group Audit Instructions</w:t>
      </w:r>
      <w:r w:rsidRPr="00087E0A">
        <w:rPr>
          <w:rFonts w:cs="TimesNewRomanPSMT"/>
          <w:szCs w:val="22"/>
        </w:rPr>
        <w:t xml:space="preserve"> 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81E83" w:rsidRPr="00087E0A" w14:paraId="1B04A2EC" w14:textId="77777777" w:rsidTr="00604AFC">
        <w:tc>
          <w:tcPr>
            <w:tcW w:w="9090" w:type="dxa"/>
          </w:tcPr>
          <w:p w14:paraId="6145E929" w14:textId="77777777" w:rsidR="00B81E83" w:rsidRPr="00087E0A" w:rsidRDefault="00B81E83" w:rsidP="00A637DB">
            <w:pPr>
              <w:pStyle w:val="Heading2"/>
              <w:rPr>
                <w:color w:val="FF0000"/>
              </w:rPr>
            </w:pPr>
            <w:r w:rsidRPr="00087E0A">
              <w:rPr>
                <w:color w:val="FF0000"/>
              </w:rPr>
              <w:t>Instructional Note to Group Engagement Team</w:t>
            </w:r>
          </w:p>
          <w:p w14:paraId="520EC0BB" w14:textId="15470F4B" w:rsidR="00B81E83" w:rsidRPr="00087E0A" w:rsidRDefault="00B81E83" w:rsidP="00025142">
            <w:pPr>
              <w:pStyle w:val="Heading2"/>
              <w:spacing w:after="60" w:line="280" w:lineRule="atLeast"/>
              <w:rPr>
                <w:color w:val="FF0000"/>
              </w:rPr>
            </w:pPr>
            <w:r w:rsidRPr="00087E0A">
              <w:rPr>
                <w:rFonts w:ascii="Garamond" w:hAnsi="Garamond"/>
                <w:color w:val="FF0000"/>
                <w:kern w:val="0"/>
                <w:sz w:val="22"/>
                <w:szCs w:val="20"/>
              </w:rPr>
              <w:t xml:space="preserve">If the component auditor is a member firm, include the </w:t>
            </w:r>
            <w:r w:rsidR="006A6D0F" w:rsidRPr="00087E0A">
              <w:rPr>
                <w:rFonts w:ascii="Garamond" w:hAnsi="Garamond"/>
                <w:color w:val="FF0000"/>
                <w:kern w:val="0"/>
                <w:sz w:val="22"/>
                <w:szCs w:val="20"/>
              </w:rPr>
              <w:t>following “Services Agreement</w:t>
            </w:r>
            <w:r w:rsidR="00895331" w:rsidRPr="00087E0A">
              <w:rPr>
                <w:rFonts w:ascii="Garamond" w:hAnsi="Garamond"/>
                <w:color w:val="FF0000"/>
                <w:kern w:val="0"/>
                <w:sz w:val="22"/>
                <w:szCs w:val="20"/>
              </w:rPr>
              <w:t xml:space="preserve"> – Group Audit</w:t>
            </w:r>
            <w:r w:rsidR="006A6D0F" w:rsidRPr="00087E0A">
              <w:rPr>
                <w:rFonts w:ascii="Garamond" w:hAnsi="Garamond"/>
                <w:color w:val="FF0000"/>
                <w:kern w:val="0"/>
                <w:sz w:val="22"/>
                <w:szCs w:val="20"/>
              </w:rPr>
              <w:t>” section</w:t>
            </w:r>
            <w:r w:rsidRPr="00087E0A">
              <w:rPr>
                <w:rFonts w:ascii="Garamond" w:hAnsi="Garamond"/>
                <w:color w:val="FF0000"/>
                <w:kern w:val="0"/>
                <w:sz w:val="22"/>
                <w:szCs w:val="20"/>
              </w:rPr>
              <w:t xml:space="preserve"> and attach the Services Agreement </w:t>
            </w:r>
            <w:r w:rsidR="00CE294C" w:rsidRPr="00087E0A">
              <w:rPr>
                <w:rFonts w:ascii="Garamond" w:hAnsi="Garamond"/>
                <w:color w:val="FF0000"/>
                <w:kern w:val="0"/>
                <w:sz w:val="22"/>
                <w:szCs w:val="20"/>
              </w:rPr>
              <w:t xml:space="preserve">– Group Audit </w:t>
            </w:r>
            <w:r w:rsidRPr="00087E0A">
              <w:rPr>
                <w:rFonts w:ascii="Garamond" w:hAnsi="Garamond"/>
                <w:color w:val="FF0000"/>
                <w:kern w:val="0"/>
                <w:sz w:val="22"/>
                <w:szCs w:val="20"/>
              </w:rPr>
              <w:t xml:space="preserve">to </w:t>
            </w:r>
            <w:r w:rsidR="00BF2383" w:rsidRPr="00087E0A">
              <w:rPr>
                <w:rFonts w:ascii="Garamond" w:hAnsi="Garamond"/>
                <w:color w:val="FF0000"/>
                <w:kern w:val="0"/>
                <w:sz w:val="22"/>
                <w:szCs w:val="20"/>
              </w:rPr>
              <w:t>this document</w:t>
            </w:r>
            <w:r w:rsidRPr="00087E0A">
              <w:rPr>
                <w:rFonts w:ascii="Garamond" w:hAnsi="Garamond"/>
                <w:color w:val="FF0000"/>
                <w:kern w:val="0"/>
                <w:sz w:val="22"/>
                <w:szCs w:val="20"/>
              </w:rPr>
              <w:t>. The group engagement team is responsible for initiating the agreement.</w:t>
            </w:r>
          </w:p>
        </w:tc>
      </w:tr>
    </w:tbl>
    <w:p w14:paraId="3612C87A" w14:textId="77777777" w:rsidR="008C5D51" w:rsidRDefault="008C5D51" w:rsidP="00A637DB">
      <w:pPr>
        <w:pStyle w:val="Heading2"/>
      </w:pPr>
    </w:p>
    <w:p w14:paraId="1BEAFB2C" w14:textId="79909DEA" w:rsidR="00FA16B7" w:rsidRPr="00087E0A" w:rsidRDefault="00FA16B7" w:rsidP="00A637DB">
      <w:pPr>
        <w:pStyle w:val="Heading2"/>
      </w:pPr>
      <w:r w:rsidRPr="00087E0A">
        <w:t>Services Agreement</w:t>
      </w:r>
      <w:r w:rsidR="00895331" w:rsidRPr="00087E0A">
        <w:t xml:space="preserve"> – Group Audit</w:t>
      </w:r>
    </w:p>
    <w:p w14:paraId="20B28CBF" w14:textId="6DDDAE79" w:rsidR="00B81E83" w:rsidRPr="00087E0A" w:rsidRDefault="00B81E83" w:rsidP="00A637DB">
      <w:pPr>
        <w:pStyle w:val="BodyText"/>
      </w:pPr>
      <w:r w:rsidRPr="00087E0A">
        <w:t xml:space="preserve">Along with the </w:t>
      </w:r>
      <w:r w:rsidRPr="00087E0A">
        <w:rPr>
          <w:b/>
        </w:rPr>
        <w:t xml:space="preserve">Acknowledgment of Group Audit Instructions </w:t>
      </w:r>
      <w:r w:rsidR="006A6D0F" w:rsidRPr="00087E0A">
        <w:t xml:space="preserve">attached in the </w:t>
      </w:r>
      <w:r w:rsidR="006A6D0F" w:rsidRPr="00087E0A">
        <w:rPr>
          <w:b/>
        </w:rPr>
        <w:t>Group Audit Instructions</w:t>
      </w:r>
      <w:r w:rsidRPr="00087E0A">
        <w:t xml:space="preserve">, we request that you provide us with the signed </w:t>
      </w:r>
      <w:r w:rsidRPr="00087E0A">
        <w:rPr>
          <w:b/>
        </w:rPr>
        <w:t>Services Agreement</w:t>
      </w:r>
      <w:r w:rsidR="00BF2383" w:rsidRPr="00087E0A">
        <w:t xml:space="preserve"> </w:t>
      </w:r>
      <w:r w:rsidR="00277AB1" w:rsidRPr="00087E0A">
        <w:rPr>
          <w:b/>
        </w:rPr>
        <w:t>– Group Audit</w:t>
      </w:r>
      <w:r w:rsidR="00277AB1" w:rsidRPr="00087E0A">
        <w:t xml:space="preserve"> </w:t>
      </w:r>
      <w:r w:rsidR="00BF2383" w:rsidRPr="00087E0A">
        <w:t>attached below</w:t>
      </w:r>
      <w:r w:rsidRPr="00087E0A">
        <w:t>, as required by Grant Thornton International Ltd.</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A3D7F" w:rsidRPr="00087E0A" w14:paraId="05544175" w14:textId="77777777" w:rsidTr="00604AFC">
        <w:tc>
          <w:tcPr>
            <w:tcW w:w="9080" w:type="dxa"/>
          </w:tcPr>
          <w:p w14:paraId="7CCE32FB" w14:textId="77777777" w:rsidR="006A3D7F" w:rsidRPr="00087E0A" w:rsidRDefault="006A3D7F" w:rsidP="0058409C">
            <w:pPr>
              <w:pStyle w:val="Heading2"/>
              <w:rPr>
                <w:color w:val="FF0000"/>
              </w:rPr>
            </w:pPr>
            <w:r w:rsidRPr="00087E0A">
              <w:rPr>
                <w:color w:val="FF0000"/>
              </w:rPr>
              <w:lastRenderedPageBreak/>
              <w:t>Instructional Note to Group Engagement Team</w:t>
            </w:r>
          </w:p>
          <w:p w14:paraId="0D86BED9" w14:textId="61C71FDF" w:rsidR="006A3D7F" w:rsidRPr="00087E0A" w:rsidRDefault="001A6FA9" w:rsidP="00B80F74">
            <w:pPr>
              <w:pStyle w:val="Heading2"/>
              <w:spacing w:after="60" w:line="280" w:lineRule="atLeast"/>
              <w:rPr>
                <w:color w:val="FF0000"/>
              </w:rPr>
            </w:pPr>
            <w:r w:rsidRPr="00087E0A">
              <w:rPr>
                <w:rFonts w:ascii="Garamond" w:hAnsi="Garamond"/>
                <w:color w:val="FF0000"/>
                <w:kern w:val="0"/>
                <w:sz w:val="22"/>
                <w:szCs w:val="20"/>
              </w:rPr>
              <w:t xml:space="preserve">Specified audit procedures are typically performed using group materiality and </w:t>
            </w:r>
            <w:r w:rsidR="007F6E80" w:rsidRPr="00087E0A">
              <w:rPr>
                <w:rFonts w:ascii="Garamond" w:hAnsi="Garamond"/>
                <w:color w:val="FF0000"/>
                <w:kern w:val="0"/>
                <w:sz w:val="22"/>
                <w:szCs w:val="20"/>
              </w:rPr>
              <w:t xml:space="preserve">group </w:t>
            </w:r>
            <w:r w:rsidRPr="00087E0A">
              <w:rPr>
                <w:rFonts w:ascii="Garamond" w:hAnsi="Garamond"/>
                <w:color w:val="FF0000"/>
                <w:kern w:val="0"/>
                <w:sz w:val="22"/>
                <w:szCs w:val="20"/>
              </w:rPr>
              <w:t>performance materiality</w:t>
            </w:r>
            <w:r w:rsidR="007F6E80" w:rsidRPr="00087E0A">
              <w:rPr>
                <w:rFonts w:ascii="Garamond" w:hAnsi="Garamond"/>
                <w:color w:val="FF0000"/>
                <w:kern w:val="0"/>
                <w:sz w:val="22"/>
                <w:szCs w:val="20"/>
              </w:rPr>
              <w:t>; accordingly, these group amounts</w:t>
            </w:r>
            <w:r w:rsidR="00B80F74" w:rsidRPr="00087E0A">
              <w:rPr>
                <w:rFonts w:ascii="Garamond" w:hAnsi="Garamond"/>
                <w:color w:val="FF0000"/>
                <w:kern w:val="0"/>
                <w:sz w:val="22"/>
                <w:szCs w:val="20"/>
              </w:rPr>
              <w:t xml:space="preserve"> may be included</w:t>
            </w:r>
            <w:r w:rsidR="007F6E80" w:rsidRPr="00087E0A">
              <w:rPr>
                <w:rFonts w:ascii="Garamond" w:hAnsi="Garamond"/>
                <w:color w:val="FF0000"/>
                <w:kern w:val="0"/>
                <w:sz w:val="22"/>
                <w:szCs w:val="20"/>
              </w:rPr>
              <w:t xml:space="preserve"> </w:t>
            </w:r>
            <w:r w:rsidR="00094AEB" w:rsidRPr="00087E0A">
              <w:rPr>
                <w:rFonts w:ascii="Garamond" w:hAnsi="Garamond"/>
                <w:color w:val="FF0000"/>
                <w:kern w:val="0"/>
                <w:sz w:val="22"/>
                <w:szCs w:val="20"/>
              </w:rPr>
              <w:t>in the following “Materiality” section</w:t>
            </w:r>
            <w:r w:rsidRPr="00087E0A">
              <w:rPr>
                <w:rFonts w:ascii="Garamond" w:hAnsi="Garamond"/>
                <w:color w:val="FF0000"/>
                <w:kern w:val="0"/>
                <w:sz w:val="22"/>
                <w:szCs w:val="20"/>
              </w:rPr>
              <w:t xml:space="preserve">. </w:t>
            </w:r>
            <w:r w:rsidR="007F6E80" w:rsidRPr="00087E0A">
              <w:rPr>
                <w:rFonts w:ascii="Garamond" w:hAnsi="Garamond"/>
                <w:color w:val="FF0000"/>
                <w:kern w:val="0"/>
                <w:sz w:val="22"/>
                <w:szCs w:val="20"/>
              </w:rPr>
              <w:t>Also, t</w:t>
            </w:r>
            <w:r w:rsidRPr="00087E0A">
              <w:rPr>
                <w:rFonts w:ascii="Garamond" w:hAnsi="Garamond"/>
                <w:color w:val="FF0000"/>
                <w:kern w:val="0"/>
                <w:sz w:val="22"/>
                <w:szCs w:val="20"/>
              </w:rPr>
              <w:t xml:space="preserve">he trivial amount to be included below is </w:t>
            </w:r>
            <w:r w:rsidR="00B80F74" w:rsidRPr="00087E0A">
              <w:rPr>
                <w:rFonts w:ascii="Garamond" w:hAnsi="Garamond"/>
                <w:color w:val="FF0000"/>
                <w:kern w:val="0"/>
                <w:sz w:val="22"/>
                <w:szCs w:val="20"/>
              </w:rPr>
              <w:t xml:space="preserve">typically </w:t>
            </w:r>
            <w:r w:rsidRPr="00087E0A">
              <w:rPr>
                <w:rFonts w:ascii="Garamond" w:hAnsi="Garamond"/>
                <w:color w:val="FF0000"/>
                <w:kern w:val="0"/>
                <w:sz w:val="22"/>
                <w:szCs w:val="20"/>
              </w:rPr>
              <w:t>the group trivial amount.</w:t>
            </w:r>
            <w:r w:rsidR="00D118BA" w:rsidRPr="00087E0A">
              <w:rPr>
                <w:rFonts w:ascii="Garamond" w:hAnsi="Garamond"/>
                <w:color w:val="FF0000"/>
                <w:kern w:val="0"/>
                <w:sz w:val="22"/>
                <w:szCs w:val="20"/>
              </w:rPr>
              <w:t xml:space="preserve"> </w:t>
            </w:r>
          </w:p>
        </w:tc>
      </w:tr>
    </w:tbl>
    <w:p w14:paraId="09A1AF44" w14:textId="77777777" w:rsidR="008C5D51" w:rsidRDefault="008C5D51" w:rsidP="00C060A8">
      <w:pPr>
        <w:pStyle w:val="Heading2"/>
      </w:pPr>
    </w:p>
    <w:p w14:paraId="0C5FE8F1" w14:textId="77777777" w:rsidR="00A054FD" w:rsidRPr="00087E0A" w:rsidRDefault="00C060A8" w:rsidP="00C060A8">
      <w:pPr>
        <w:pStyle w:val="Heading2"/>
      </w:pPr>
      <w:r w:rsidRPr="00087E0A">
        <w:t>Materiality</w:t>
      </w:r>
    </w:p>
    <w:p w14:paraId="56782B4F" w14:textId="2B162939" w:rsidR="00A054FD" w:rsidRPr="00087E0A" w:rsidRDefault="00C060A8" w:rsidP="004A5AF8">
      <w:pPr>
        <w:pStyle w:val="BodyText"/>
      </w:pPr>
      <w:r w:rsidRPr="00087E0A">
        <w:t xml:space="preserve">Please use the following materiality and performance materiality levels in performing the work requested and communicate identified misstatements above the trivial amount below. The </w:t>
      </w:r>
      <w:r w:rsidRPr="00087E0A">
        <w:rPr>
          <w:b/>
        </w:rPr>
        <w:t>Summary of Identified Misstatements at Component</w:t>
      </w:r>
      <w:r w:rsidRPr="00087E0A">
        <w:t xml:space="preserve"> template</w:t>
      </w:r>
      <w:r w:rsidR="00707E7E" w:rsidRPr="00087E0A">
        <w:t xml:space="preserve"> attached in the </w:t>
      </w:r>
      <w:r w:rsidR="00707E7E" w:rsidRPr="00087E0A">
        <w:rPr>
          <w:b/>
        </w:rPr>
        <w:t>Group Audit Instructions</w:t>
      </w:r>
      <w:r w:rsidR="00707E7E" w:rsidRPr="00087E0A">
        <w:t xml:space="preserve"> </w:t>
      </w:r>
      <w:r w:rsidR="00B02E61" w:rsidRPr="00087E0A">
        <w:t xml:space="preserve">may be </w:t>
      </w:r>
      <w:r w:rsidRPr="00087E0A">
        <w:t xml:space="preserve">used for communicating identified misstatements. </w:t>
      </w:r>
      <w:r w:rsidR="00B02E61" w:rsidRPr="00087E0A">
        <w:t>A different template or format may be used provided the necessary information included in such template is communicated to the Group Engagement Team.</w:t>
      </w:r>
    </w:p>
    <w:tbl>
      <w:tblPr>
        <w:tblStyle w:val="TableGrid"/>
        <w:tblW w:w="5935" w:type="dxa"/>
        <w:tblLook w:val="04A0" w:firstRow="1" w:lastRow="0" w:firstColumn="1" w:lastColumn="0" w:noHBand="0" w:noVBand="1"/>
      </w:tblPr>
      <w:tblGrid>
        <w:gridCol w:w="2605"/>
        <w:gridCol w:w="3330"/>
      </w:tblGrid>
      <w:tr w:rsidR="00C060A8" w:rsidRPr="00087E0A" w14:paraId="7394A236" w14:textId="77777777" w:rsidTr="00604AFC">
        <w:tc>
          <w:tcPr>
            <w:tcW w:w="2605" w:type="dxa"/>
            <w:shd w:val="clear" w:color="auto" w:fill="CCC0D9" w:themeFill="accent4" w:themeFillTint="66"/>
          </w:tcPr>
          <w:p w14:paraId="5B2253A8" w14:textId="77777777" w:rsidR="00C060A8" w:rsidRPr="00087E0A" w:rsidRDefault="00742860" w:rsidP="00742860">
            <w:pPr>
              <w:pStyle w:val="Heading3"/>
              <w:spacing w:before="60" w:after="60"/>
              <w:rPr>
                <w:b/>
              </w:rPr>
            </w:pPr>
            <w:r w:rsidRPr="00087E0A">
              <w:rPr>
                <w:b/>
              </w:rPr>
              <w:t>M</w:t>
            </w:r>
            <w:r w:rsidR="00C060A8" w:rsidRPr="00087E0A">
              <w:rPr>
                <w:b/>
              </w:rPr>
              <w:t>ateriality</w:t>
            </w:r>
          </w:p>
        </w:tc>
        <w:tc>
          <w:tcPr>
            <w:tcW w:w="3330" w:type="dxa"/>
            <w:shd w:val="clear" w:color="auto" w:fill="auto"/>
          </w:tcPr>
          <w:p w14:paraId="4EF04BB1" w14:textId="77777777" w:rsidR="00C060A8" w:rsidRPr="00087E0A" w:rsidRDefault="001A6FA9" w:rsidP="00D809D1">
            <w:pPr>
              <w:autoSpaceDE w:val="0"/>
              <w:autoSpaceDN w:val="0"/>
              <w:adjustRightInd w:val="0"/>
              <w:spacing w:before="60" w:after="60" w:line="280" w:lineRule="atLeast"/>
              <w:rPr>
                <w:color w:val="FF0000"/>
              </w:rPr>
            </w:pPr>
            <w:r w:rsidRPr="00087E0A">
              <w:rPr>
                <w:color w:val="FF0000"/>
              </w:rPr>
              <w:t>Insert amount</w:t>
            </w:r>
            <w:r w:rsidR="0052048A" w:rsidRPr="00087E0A">
              <w:rPr>
                <w:color w:val="FF0000"/>
              </w:rPr>
              <w:t xml:space="preserve"> and specify currency</w:t>
            </w:r>
          </w:p>
        </w:tc>
      </w:tr>
      <w:tr w:rsidR="00C060A8" w:rsidRPr="00087E0A" w14:paraId="16502F7D" w14:textId="77777777" w:rsidTr="00604AFC">
        <w:tc>
          <w:tcPr>
            <w:tcW w:w="2605" w:type="dxa"/>
            <w:shd w:val="clear" w:color="auto" w:fill="CCC0D9" w:themeFill="accent4" w:themeFillTint="66"/>
          </w:tcPr>
          <w:p w14:paraId="281FD473" w14:textId="77777777" w:rsidR="00C060A8" w:rsidRPr="00087E0A" w:rsidRDefault="00742860" w:rsidP="00742860">
            <w:pPr>
              <w:pStyle w:val="Heading3"/>
              <w:spacing w:before="60" w:after="60"/>
              <w:rPr>
                <w:b/>
              </w:rPr>
            </w:pPr>
            <w:r w:rsidRPr="00087E0A">
              <w:rPr>
                <w:b/>
              </w:rPr>
              <w:t>P</w:t>
            </w:r>
            <w:r w:rsidR="00C060A8" w:rsidRPr="00087E0A">
              <w:rPr>
                <w:b/>
              </w:rPr>
              <w:t>erformance materiality</w:t>
            </w:r>
          </w:p>
        </w:tc>
        <w:tc>
          <w:tcPr>
            <w:tcW w:w="3330" w:type="dxa"/>
            <w:shd w:val="clear" w:color="auto" w:fill="auto"/>
          </w:tcPr>
          <w:p w14:paraId="682609BB" w14:textId="77777777" w:rsidR="00C060A8" w:rsidRPr="00087E0A" w:rsidRDefault="001A6FA9" w:rsidP="00D809D1">
            <w:pPr>
              <w:autoSpaceDE w:val="0"/>
              <w:autoSpaceDN w:val="0"/>
              <w:adjustRightInd w:val="0"/>
              <w:spacing w:before="60" w:after="60" w:line="280" w:lineRule="atLeast"/>
              <w:rPr>
                <w:color w:val="FF0000"/>
              </w:rPr>
            </w:pPr>
            <w:r w:rsidRPr="00087E0A">
              <w:rPr>
                <w:color w:val="FF0000"/>
              </w:rPr>
              <w:t>Insert amount</w:t>
            </w:r>
            <w:r w:rsidR="0052048A" w:rsidRPr="00087E0A">
              <w:rPr>
                <w:color w:val="FF0000"/>
              </w:rPr>
              <w:t xml:space="preserve"> and specify currency</w:t>
            </w:r>
          </w:p>
        </w:tc>
      </w:tr>
      <w:tr w:rsidR="00C060A8" w:rsidRPr="00087E0A" w14:paraId="514B7076" w14:textId="77777777" w:rsidTr="00604AFC">
        <w:tc>
          <w:tcPr>
            <w:tcW w:w="2605" w:type="dxa"/>
            <w:shd w:val="clear" w:color="auto" w:fill="CCC0D9" w:themeFill="accent4" w:themeFillTint="66"/>
          </w:tcPr>
          <w:p w14:paraId="1D3A9F1C" w14:textId="77777777" w:rsidR="00C060A8" w:rsidRPr="00087E0A" w:rsidRDefault="00742860" w:rsidP="00742860">
            <w:pPr>
              <w:pStyle w:val="Heading3"/>
              <w:spacing w:before="60" w:after="60"/>
              <w:rPr>
                <w:b/>
              </w:rPr>
            </w:pPr>
            <w:r w:rsidRPr="00087E0A">
              <w:rPr>
                <w:b/>
              </w:rPr>
              <w:t>T</w:t>
            </w:r>
            <w:r w:rsidR="00C060A8" w:rsidRPr="00087E0A">
              <w:rPr>
                <w:b/>
              </w:rPr>
              <w:t>rivial</w:t>
            </w:r>
            <w:r w:rsidR="00C061F7" w:rsidRPr="00087E0A">
              <w:rPr>
                <w:b/>
              </w:rPr>
              <w:t xml:space="preserve"> amount</w:t>
            </w:r>
          </w:p>
        </w:tc>
        <w:tc>
          <w:tcPr>
            <w:tcW w:w="3330" w:type="dxa"/>
            <w:shd w:val="clear" w:color="auto" w:fill="auto"/>
          </w:tcPr>
          <w:p w14:paraId="6CF6C0B2" w14:textId="77777777" w:rsidR="00C060A8" w:rsidRPr="00087E0A" w:rsidRDefault="001A6FA9" w:rsidP="00D809D1">
            <w:pPr>
              <w:autoSpaceDE w:val="0"/>
              <w:autoSpaceDN w:val="0"/>
              <w:adjustRightInd w:val="0"/>
              <w:spacing w:before="60" w:after="60" w:line="280" w:lineRule="atLeast"/>
              <w:rPr>
                <w:color w:val="FF0000"/>
              </w:rPr>
            </w:pPr>
            <w:r w:rsidRPr="00087E0A">
              <w:rPr>
                <w:color w:val="FF0000"/>
              </w:rPr>
              <w:t>Insert amount</w:t>
            </w:r>
            <w:r w:rsidR="0052048A" w:rsidRPr="00087E0A">
              <w:rPr>
                <w:color w:val="FF0000"/>
              </w:rPr>
              <w:t xml:space="preserve"> and specify currency</w:t>
            </w:r>
          </w:p>
        </w:tc>
      </w:tr>
    </w:tbl>
    <w:p w14:paraId="56264C30" w14:textId="77777777" w:rsidR="00A054FD" w:rsidRPr="00087E0A" w:rsidRDefault="00A054FD" w:rsidP="00FE2010">
      <w:pPr>
        <w:pStyle w:val="BodyText"/>
        <w:spacing w:after="4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A3D7F" w:rsidRPr="00087E0A" w14:paraId="7AD42967" w14:textId="77777777" w:rsidTr="00604AFC">
        <w:tc>
          <w:tcPr>
            <w:tcW w:w="9080" w:type="dxa"/>
          </w:tcPr>
          <w:p w14:paraId="1645A7CE" w14:textId="77777777" w:rsidR="006A3D7F" w:rsidRPr="00087E0A" w:rsidRDefault="006A3D7F" w:rsidP="0058409C">
            <w:pPr>
              <w:pStyle w:val="Heading2"/>
              <w:rPr>
                <w:color w:val="FF0000"/>
              </w:rPr>
            </w:pPr>
            <w:r w:rsidRPr="00087E0A">
              <w:rPr>
                <w:color w:val="FF0000"/>
              </w:rPr>
              <w:t>Instructional Note to Group Engagement Team</w:t>
            </w:r>
          </w:p>
          <w:p w14:paraId="09433F90" w14:textId="77777777" w:rsidR="006A3D7F" w:rsidRPr="00087E0A" w:rsidRDefault="009D4CEC" w:rsidP="00FE2010">
            <w:pPr>
              <w:pStyle w:val="Heading2"/>
              <w:spacing w:after="60" w:line="280" w:lineRule="atLeast"/>
              <w:rPr>
                <w:rFonts w:ascii="Garamond" w:hAnsi="Garamond"/>
                <w:color w:val="FF0000"/>
                <w:kern w:val="0"/>
                <w:sz w:val="22"/>
                <w:szCs w:val="20"/>
              </w:rPr>
            </w:pPr>
            <w:r w:rsidRPr="00087E0A">
              <w:rPr>
                <w:rFonts w:ascii="Garamond" w:hAnsi="Garamond"/>
                <w:color w:val="FF0000"/>
                <w:kern w:val="0"/>
                <w:sz w:val="22"/>
                <w:szCs w:val="20"/>
              </w:rPr>
              <w:t xml:space="preserve">If </w:t>
            </w:r>
            <w:r w:rsidR="001A6FA9" w:rsidRPr="00087E0A">
              <w:rPr>
                <w:rFonts w:ascii="Garamond" w:hAnsi="Garamond"/>
                <w:color w:val="FF0000"/>
                <w:kern w:val="0"/>
                <w:sz w:val="22"/>
                <w:szCs w:val="20"/>
              </w:rPr>
              <w:t xml:space="preserve">the group engagement team identified significant risks </w:t>
            </w:r>
            <w:r w:rsidR="0057617E" w:rsidRPr="00087E0A">
              <w:rPr>
                <w:rFonts w:ascii="Garamond" w:hAnsi="Garamond"/>
                <w:color w:val="FF0000"/>
                <w:kern w:val="0"/>
                <w:sz w:val="22"/>
                <w:szCs w:val="20"/>
              </w:rPr>
              <w:t>that may be relevant to the work of the component auditor</w:t>
            </w:r>
            <w:r w:rsidR="00FE2010" w:rsidRPr="00087E0A">
              <w:rPr>
                <w:rFonts w:ascii="Garamond" w:hAnsi="Garamond"/>
                <w:color w:val="FF0000"/>
                <w:kern w:val="0"/>
                <w:sz w:val="22"/>
                <w:szCs w:val="20"/>
              </w:rPr>
              <w:t xml:space="preserve"> </w:t>
            </w:r>
            <w:r w:rsidRPr="00087E0A">
              <w:rPr>
                <w:rFonts w:ascii="Garamond" w:hAnsi="Garamond"/>
                <w:color w:val="FF0000"/>
                <w:kern w:val="0"/>
                <w:sz w:val="22"/>
                <w:szCs w:val="20"/>
              </w:rPr>
              <w:t>(</w:t>
            </w:r>
            <w:r w:rsidR="00FE2010" w:rsidRPr="00087E0A">
              <w:rPr>
                <w:rFonts w:ascii="Garamond" w:hAnsi="Garamond"/>
                <w:color w:val="FF0000"/>
                <w:kern w:val="0"/>
                <w:sz w:val="22"/>
                <w:szCs w:val="20"/>
              </w:rPr>
              <w:t>as indicated in the Component Significance and Scoping template</w:t>
            </w:r>
            <w:r w:rsidRPr="00087E0A">
              <w:rPr>
                <w:rFonts w:ascii="Garamond" w:hAnsi="Garamond"/>
                <w:color w:val="FF0000"/>
                <w:kern w:val="0"/>
                <w:sz w:val="22"/>
                <w:szCs w:val="20"/>
              </w:rPr>
              <w:t>), include the following</w:t>
            </w:r>
            <w:r w:rsidR="004A5AF8" w:rsidRPr="00087E0A">
              <w:rPr>
                <w:rFonts w:ascii="Garamond" w:hAnsi="Garamond"/>
                <w:color w:val="FF0000"/>
                <w:kern w:val="0"/>
                <w:sz w:val="22"/>
                <w:szCs w:val="20"/>
              </w:rPr>
              <w:t xml:space="preserve"> “Significant risks” section</w:t>
            </w:r>
            <w:r w:rsidR="00FE2010" w:rsidRPr="00087E0A">
              <w:rPr>
                <w:rFonts w:ascii="Garamond" w:hAnsi="Garamond"/>
                <w:color w:val="FF0000"/>
                <w:kern w:val="0"/>
                <w:sz w:val="22"/>
                <w:szCs w:val="20"/>
              </w:rPr>
              <w:t>.</w:t>
            </w:r>
          </w:p>
          <w:p w14:paraId="73EA33DA" w14:textId="0CE8D8AB" w:rsidR="00FE2010" w:rsidRPr="00087E0A" w:rsidRDefault="00FE2010" w:rsidP="006B28D6">
            <w:pPr>
              <w:pStyle w:val="BodyText"/>
              <w:spacing w:after="60"/>
            </w:pPr>
            <w:r w:rsidRPr="00087E0A">
              <w:rPr>
                <w:color w:val="FF0000"/>
              </w:rPr>
              <w:t xml:space="preserve">As a reminder, substantive procedures are required. Such substantive procedures are required to include tests of details when tests of controls are not performed. The audit procedures need to be in sufficient detail </w:t>
            </w:r>
            <w:r w:rsidR="00F469E6">
              <w:rPr>
                <w:color w:val="FF0000"/>
              </w:rPr>
              <w:t xml:space="preserve">(nature, </w:t>
            </w:r>
            <w:proofErr w:type="gramStart"/>
            <w:r w:rsidR="00F469E6">
              <w:rPr>
                <w:color w:val="FF0000"/>
              </w:rPr>
              <w:t>timing</w:t>
            </w:r>
            <w:proofErr w:type="gramEnd"/>
            <w:r w:rsidR="00F469E6">
              <w:rPr>
                <w:color w:val="FF0000"/>
              </w:rPr>
              <w:t xml:space="preserve"> and extent) </w:t>
            </w:r>
            <w:r w:rsidRPr="00087E0A">
              <w:rPr>
                <w:color w:val="FF0000"/>
              </w:rPr>
              <w:t xml:space="preserve">for the component auditor to understand the work to be performed. </w:t>
            </w:r>
          </w:p>
        </w:tc>
      </w:tr>
    </w:tbl>
    <w:p w14:paraId="1ACD66FF" w14:textId="77777777" w:rsidR="008C5D51" w:rsidRDefault="008C5D51" w:rsidP="00381780">
      <w:pPr>
        <w:pStyle w:val="Heading2"/>
      </w:pPr>
    </w:p>
    <w:p w14:paraId="38455452" w14:textId="77777777" w:rsidR="00381780" w:rsidRPr="00087E0A" w:rsidRDefault="00381780" w:rsidP="00381780">
      <w:pPr>
        <w:pStyle w:val="Heading2"/>
      </w:pPr>
      <w:r w:rsidRPr="00087E0A">
        <w:t>Significant risks</w:t>
      </w:r>
    </w:p>
    <w:p w14:paraId="56C0AA06" w14:textId="5AF0F340" w:rsidR="00261884" w:rsidRPr="00087E0A" w:rsidRDefault="00FE2010" w:rsidP="00A054FD">
      <w:pPr>
        <w:pStyle w:val="BodyText"/>
      </w:pPr>
      <w:r w:rsidRPr="00087E0A">
        <w:t>The</w:t>
      </w:r>
      <w:r w:rsidR="007B601C" w:rsidRPr="00087E0A">
        <w:t xml:space="preserve"> </w:t>
      </w:r>
      <w:r w:rsidR="007B601C" w:rsidRPr="00087E0A">
        <w:rPr>
          <w:b/>
        </w:rPr>
        <w:t>Gro</w:t>
      </w:r>
      <w:r w:rsidRPr="00087E0A">
        <w:rPr>
          <w:b/>
        </w:rPr>
        <w:t>up Audit Instructions</w:t>
      </w:r>
      <w:r w:rsidRPr="00087E0A">
        <w:t xml:space="preserve"> identify</w:t>
      </w:r>
      <w:r w:rsidR="007B601C" w:rsidRPr="00087E0A">
        <w:t xml:space="preserve"> the significant risks in the audit of the Group F</w:t>
      </w:r>
      <w:r w:rsidRPr="00087E0A">
        <w:t>inancial Statements and include</w:t>
      </w:r>
      <w:r w:rsidR="007B601C" w:rsidRPr="00087E0A">
        <w:t xml:space="preserve"> your related communication responsibilities. </w:t>
      </w:r>
      <w:r w:rsidR="00261884" w:rsidRPr="00087E0A">
        <w:t xml:space="preserve">We believe that the following are significant risks </w:t>
      </w:r>
      <w:r w:rsidR="005474E7" w:rsidRPr="00087E0A">
        <w:t xml:space="preserve">of material misstatement </w:t>
      </w:r>
      <w:r w:rsidR="00741061" w:rsidRPr="00087E0A">
        <w:t>of</w:t>
      </w:r>
      <w:r w:rsidR="005474E7" w:rsidRPr="00087E0A">
        <w:t xml:space="preserve"> the </w:t>
      </w:r>
      <w:r w:rsidR="00741061" w:rsidRPr="00087E0A">
        <w:t>G</w:t>
      </w:r>
      <w:r w:rsidR="005474E7" w:rsidRPr="00087E0A">
        <w:t xml:space="preserve">roup </w:t>
      </w:r>
      <w:r w:rsidR="00741061" w:rsidRPr="00087E0A">
        <w:t>F</w:t>
      </w:r>
      <w:r w:rsidR="005474E7" w:rsidRPr="00087E0A">
        <w:t xml:space="preserve">inancial </w:t>
      </w:r>
      <w:r w:rsidR="00741061" w:rsidRPr="00087E0A">
        <w:t>S</w:t>
      </w:r>
      <w:r w:rsidR="005474E7" w:rsidRPr="00087E0A">
        <w:t xml:space="preserve">tatements </w:t>
      </w:r>
      <w:r w:rsidR="006B28D6" w:rsidRPr="00087E0A">
        <w:t>that may be relevant to your work</w:t>
      </w:r>
      <w:r w:rsidR="00261884" w:rsidRPr="00087E0A">
        <w:t xml:space="preserve">. </w:t>
      </w:r>
      <w:r w:rsidR="00834452" w:rsidRPr="00087E0A">
        <w:t>We</w:t>
      </w:r>
      <w:r w:rsidR="00B02337" w:rsidRPr="00087E0A">
        <w:t xml:space="preserve"> are requesting you to p</w:t>
      </w:r>
      <w:r w:rsidR="00455114" w:rsidRPr="00087E0A">
        <w:t xml:space="preserve">erform the following </w:t>
      </w:r>
      <w:r w:rsidR="00633C89" w:rsidRPr="00087E0A">
        <w:t xml:space="preserve">audit </w:t>
      </w:r>
      <w:r w:rsidR="00E0498F" w:rsidRPr="00087E0A">
        <w:t xml:space="preserve">procedures for </w:t>
      </w:r>
      <w:r w:rsidR="00F469E6">
        <w:t>significant</w:t>
      </w:r>
      <w:r w:rsidR="00F469E6" w:rsidRPr="00087E0A">
        <w:t xml:space="preserve"> </w:t>
      </w:r>
      <w:r w:rsidR="00E0498F" w:rsidRPr="00087E0A">
        <w:t>risks.</w:t>
      </w:r>
      <w:r w:rsidR="00C061F7" w:rsidRPr="00087E0A">
        <w:t xml:space="preserve"> </w:t>
      </w:r>
    </w:p>
    <w:tbl>
      <w:tblPr>
        <w:tblStyle w:val="TableGrid"/>
        <w:tblW w:w="9085" w:type="dxa"/>
        <w:tblLook w:val="04A0" w:firstRow="1" w:lastRow="0" w:firstColumn="1" w:lastColumn="0" w:noHBand="0" w:noVBand="1"/>
      </w:tblPr>
      <w:tblGrid>
        <w:gridCol w:w="1573"/>
        <w:gridCol w:w="1212"/>
        <w:gridCol w:w="1641"/>
        <w:gridCol w:w="4659"/>
      </w:tblGrid>
      <w:tr w:rsidR="00834452" w:rsidRPr="00087E0A" w14:paraId="0607BE11" w14:textId="77777777" w:rsidTr="00604AFC">
        <w:tc>
          <w:tcPr>
            <w:tcW w:w="1573" w:type="dxa"/>
            <w:shd w:val="clear" w:color="auto" w:fill="CCC0D9"/>
          </w:tcPr>
          <w:p w14:paraId="38479906" w14:textId="77777777" w:rsidR="00834452" w:rsidRPr="00087E0A" w:rsidRDefault="00834452" w:rsidP="0058409C">
            <w:pPr>
              <w:pStyle w:val="Heading3"/>
              <w:keepNext w:val="0"/>
              <w:widowControl w:val="0"/>
              <w:spacing w:before="60" w:after="60"/>
              <w:jc w:val="center"/>
              <w:rPr>
                <w:b/>
              </w:rPr>
            </w:pPr>
            <w:r w:rsidRPr="00087E0A">
              <w:rPr>
                <w:b/>
              </w:rPr>
              <w:t>Significant class of transactions, account balance, or disclosure</w:t>
            </w:r>
          </w:p>
        </w:tc>
        <w:tc>
          <w:tcPr>
            <w:tcW w:w="1212" w:type="dxa"/>
            <w:shd w:val="clear" w:color="auto" w:fill="CCC0D9"/>
          </w:tcPr>
          <w:p w14:paraId="2DC643C9" w14:textId="77777777" w:rsidR="00834452" w:rsidRPr="00087E0A" w:rsidRDefault="00834452" w:rsidP="0058409C">
            <w:pPr>
              <w:pStyle w:val="Heading3"/>
              <w:keepNext w:val="0"/>
              <w:widowControl w:val="0"/>
              <w:spacing w:before="60" w:after="60"/>
              <w:jc w:val="center"/>
              <w:rPr>
                <w:b/>
              </w:rPr>
            </w:pPr>
            <w:r w:rsidRPr="00087E0A">
              <w:rPr>
                <w:b/>
              </w:rPr>
              <w:t>Relevant assertion</w:t>
            </w:r>
          </w:p>
        </w:tc>
        <w:tc>
          <w:tcPr>
            <w:tcW w:w="1641" w:type="dxa"/>
            <w:shd w:val="clear" w:color="auto" w:fill="CCC0D9"/>
          </w:tcPr>
          <w:p w14:paraId="2A23503C" w14:textId="77777777" w:rsidR="00834452" w:rsidRPr="00087E0A" w:rsidDel="00C061F7" w:rsidRDefault="00834452" w:rsidP="00C061F7">
            <w:pPr>
              <w:pStyle w:val="Heading3"/>
              <w:keepNext w:val="0"/>
              <w:widowControl w:val="0"/>
              <w:spacing w:before="60" w:after="60"/>
              <w:jc w:val="center"/>
              <w:rPr>
                <w:b/>
              </w:rPr>
            </w:pPr>
            <w:r w:rsidRPr="00087E0A">
              <w:rPr>
                <w:b/>
              </w:rPr>
              <w:t>Description of significant risk</w:t>
            </w:r>
          </w:p>
        </w:tc>
        <w:tc>
          <w:tcPr>
            <w:tcW w:w="4659" w:type="dxa"/>
            <w:shd w:val="clear" w:color="auto" w:fill="CCC0D9"/>
          </w:tcPr>
          <w:p w14:paraId="27C9DBF3" w14:textId="77777777" w:rsidR="00834452" w:rsidRPr="00087E0A" w:rsidRDefault="00834452" w:rsidP="00C061F7">
            <w:pPr>
              <w:pStyle w:val="Heading3"/>
              <w:keepNext w:val="0"/>
              <w:widowControl w:val="0"/>
              <w:spacing w:before="60" w:after="60"/>
              <w:jc w:val="center"/>
              <w:rPr>
                <w:b/>
              </w:rPr>
            </w:pPr>
            <w:r w:rsidRPr="00087E0A">
              <w:rPr>
                <w:b/>
              </w:rPr>
              <w:t>Audit procedures</w:t>
            </w:r>
          </w:p>
        </w:tc>
      </w:tr>
      <w:tr w:rsidR="00834452" w:rsidRPr="00087E0A" w14:paraId="3B85F17A" w14:textId="77777777" w:rsidTr="00604AFC">
        <w:tc>
          <w:tcPr>
            <w:tcW w:w="1573" w:type="dxa"/>
            <w:shd w:val="clear" w:color="auto" w:fill="FFFFFF" w:themeFill="background1"/>
          </w:tcPr>
          <w:p w14:paraId="72133BE8" w14:textId="6DCE5888" w:rsidR="00834452" w:rsidRPr="00087E0A" w:rsidRDefault="00834452" w:rsidP="0058409C">
            <w:pPr>
              <w:widowControl w:val="0"/>
              <w:autoSpaceDE w:val="0"/>
              <w:autoSpaceDN w:val="0"/>
              <w:adjustRightInd w:val="0"/>
              <w:spacing w:before="60" w:after="60" w:line="280" w:lineRule="atLeast"/>
              <w:rPr>
                <w:color w:val="FF0000"/>
              </w:rPr>
            </w:pPr>
          </w:p>
        </w:tc>
        <w:tc>
          <w:tcPr>
            <w:tcW w:w="1212" w:type="dxa"/>
            <w:shd w:val="clear" w:color="auto" w:fill="auto"/>
          </w:tcPr>
          <w:p w14:paraId="66EE3A26" w14:textId="20275544" w:rsidR="00834452" w:rsidRPr="00087E0A" w:rsidRDefault="00834452" w:rsidP="0058409C">
            <w:pPr>
              <w:widowControl w:val="0"/>
              <w:autoSpaceDE w:val="0"/>
              <w:autoSpaceDN w:val="0"/>
              <w:adjustRightInd w:val="0"/>
              <w:spacing w:before="60" w:after="60" w:line="280" w:lineRule="atLeast"/>
              <w:rPr>
                <w:color w:val="FF0000"/>
              </w:rPr>
            </w:pPr>
          </w:p>
        </w:tc>
        <w:tc>
          <w:tcPr>
            <w:tcW w:w="1641" w:type="dxa"/>
          </w:tcPr>
          <w:p w14:paraId="5C39C235" w14:textId="1FFECEEC" w:rsidR="00834452" w:rsidRPr="00087E0A" w:rsidRDefault="00834452" w:rsidP="0046329C">
            <w:pPr>
              <w:widowControl w:val="0"/>
              <w:autoSpaceDE w:val="0"/>
              <w:autoSpaceDN w:val="0"/>
              <w:adjustRightInd w:val="0"/>
              <w:spacing w:before="60" w:after="60" w:line="280" w:lineRule="atLeast"/>
              <w:rPr>
                <w:color w:val="FF0000"/>
              </w:rPr>
            </w:pPr>
          </w:p>
        </w:tc>
        <w:tc>
          <w:tcPr>
            <w:tcW w:w="4659" w:type="dxa"/>
          </w:tcPr>
          <w:p w14:paraId="2EDC5581" w14:textId="68B0D695" w:rsidR="00834452" w:rsidRPr="00087E0A" w:rsidRDefault="00834452" w:rsidP="0046329C">
            <w:pPr>
              <w:pStyle w:val="BodyText"/>
              <w:numPr>
                <w:ilvl w:val="0"/>
                <w:numId w:val="46"/>
              </w:numPr>
              <w:spacing w:after="60"/>
              <w:ind w:left="231" w:hanging="270"/>
              <w:rPr>
                <w:b/>
              </w:rPr>
            </w:pPr>
            <w:r w:rsidRPr="00087E0A">
              <w:t xml:space="preserve">Obtain and document an understanding of the Component’s controls, including control activities, relevant to </w:t>
            </w:r>
            <w:r w:rsidR="00F469E6" w:rsidRPr="00087E0A">
              <w:t>s</w:t>
            </w:r>
            <w:r w:rsidR="00F469E6">
              <w:t>ignificant</w:t>
            </w:r>
            <w:r w:rsidR="00F469E6" w:rsidRPr="00087E0A">
              <w:t xml:space="preserve"> </w:t>
            </w:r>
            <w:r w:rsidRPr="00087E0A">
              <w:t>risks; this includes evaluating design and determining implementation</w:t>
            </w:r>
            <w:r w:rsidR="00F469E6" w:rsidRPr="00E30BFF">
              <w:rPr>
                <w:color w:val="FF0000"/>
              </w:rPr>
              <w:t xml:space="preserve"> (</w:t>
            </w:r>
            <w:r w:rsidR="00F469E6" w:rsidRPr="00E30BFF">
              <w:rPr>
                <w:b/>
                <w:bCs/>
                <w:color w:val="FF0000"/>
              </w:rPr>
              <w:t>Instructional Note to Group Engagement Team:</w:t>
            </w:r>
            <w:r w:rsidR="00F469E6" w:rsidRPr="00E30BFF">
              <w:rPr>
                <w:color w:val="FF0000"/>
              </w:rPr>
              <w:t xml:space="preserve"> This is required; do not delete this bullet.)</w:t>
            </w:r>
          </w:p>
          <w:p w14:paraId="55C8FF11" w14:textId="6A1F5F66" w:rsidR="00D3391E" w:rsidRPr="00087E0A" w:rsidRDefault="00D3391E" w:rsidP="0046329C">
            <w:pPr>
              <w:pStyle w:val="BodyText"/>
              <w:numPr>
                <w:ilvl w:val="0"/>
                <w:numId w:val="46"/>
              </w:numPr>
              <w:spacing w:after="60"/>
              <w:ind w:left="231" w:hanging="270"/>
              <w:rPr>
                <w:b/>
              </w:rPr>
            </w:pPr>
            <w:r w:rsidRPr="00087E0A">
              <w:rPr>
                <w:color w:val="FF0000"/>
              </w:rPr>
              <w:t>Describe additional procedures</w:t>
            </w:r>
            <w:r w:rsidR="00F469E6">
              <w:rPr>
                <w:color w:val="FF0000"/>
              </w:rPr>
              <w:t xml:space="preserve">; </w:t>
            </w:r>
            <w:r w:rsidR="00F469E6" w:rsidRPr="00E30BFF">
              <w:rPr>
                <w:color w:val="FF0000"/>
              </w:rPr>
              <w:t>substantive procedures are required to include tests of details when tests of controls are not performed</w:t>
            </w:r>
          </w:p>
          <w:p w14:paraId="1AEE1AC7" w14:textId="77777777" w:rsidR="00834452" w:rsidRPr="00087E0A" w:rsidRDefault="00834452" w:rsidP="0046329C">
            <w:pPr>
              <w:pStyle w:val="BodyText"/>
              <w:spacing w:after="60"/>
              <w:rPr>
                <w:i/>
              </w:rPr>
            </w:pPr>
          </w:p>
        </w:tc>
      </w:tr>
    </w:tbl>
    <w:p w14:paraId="1C8D9D1B" w14:textId="77777777" w:rsidR="00CF2B3E" w:rsidRPr="00087E0A" w:rsidRDefault="00CF2B3E" w:rsidP="00A1444C">
      <w:pPr>
        <w:pStyle w:val="BodyText"/>
        <w:spacing w:after="4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CF2B3E" w:rsidRPr="00087E0A" w14:paraId="45BD2E89" w14:textId="77777777" w:rsidTr="00604AFC">
        <w:tc>
          <w:tcPr>
            <w:tcW w:w="9080" w:type="dxa"/>
          </w:tcPr>
          <w:p w14:paraId="7FD0C8BB" w14:textId="77777777" w:rsidR="00CF2B3E" w:rsidRPr="00087E0A" w:rsidRDefault="00CF2B3E" w:rsidP="0058409C">
            <w:pPr>
              <w:pStyle w:val="Heading2"/>
              <w:rPr>
                <w:color w:val="FF0000"/>
              </w:rPr>
            </w:pPr>
            <w:r w:rsidRPr="00087E0A">
              <w:rPr>
                <w:color w:val="FF0000"/>
              </w:rPr>
              <w:t>Instructional Note to Group Engagement Team</w:t>
            </w:r>
          </w:p>
          <w:p w14:paraId="07B1A96B" w14:textId="57C4CD47" w:rsidR="00CF2B3E" w:rsidRPr="00087E0A" w:rsidRDefault="009D4CEC" w:rsidP="00662538">
            <w:pPr>
              <w:pStyle w:val="Heading2"/>
              <w:spacing w:after="60" w:line="280" w:lineRule="atLeast"/>
            </w:pPr>
            <w:r w:rsidRPr="00087E0A">
              <w:rPr>
                <w:rFonts w:ascii="Garamond" w:hAnsi="Garamond"/>
                <w:color w:val="FF0000"/>
                <w:kern w:val="0"/>
                <w:sz w:val="22"/>
                <w:szCs w:val="20"/>
              </w:rPr>
              <w:t xml:space="preserve">The following </w:t>
            </w:r>
            <w:r w:rsidR="00662538" w:rsidRPr="00087E0A">
              <w:rPr>
                <w:rFonts w:ascii="Garamond" w:hAnsi="Garamond"/>
                <w:color w:val="FF0000"/>
                <w:kern w:val="0"/>
                <w:sz w:val="22"/>
                <w:szCs w:val="20"/>
              </w:rPr>
              <w:t>“Classes of transaction</w:t>
            </w:r>
            <w:r w:rsidR="0027705B" w:rsidRPr="00087E0A">
              <w:rPr>
                <w:rFonts w:ascii="Garamond" w:hAnsi="Garamond"/>
                <w:color w:val="FF0000"/>
                <w:kern w:val="0"/>
                <w:sz w:val="22"/>
                <w:szCs w:val="20"/>
              </w:rPr>
              <w:t>s</w:t>
            </w:r>
            <w:r w:rsidR="00662538" w:rsidRPr="00087E0A">
              <w:rPr>
                <w:rFonts w:ascii="Garamond" w:hAnsi="Garamond"/>
                <w:color w:val="FF0000"/>
                <w:kern w:val="0"/>
                <w:sz w:val="22"/>
                <w:szCs w:val="20"/>
              </w:rPr>
              <w:t xml:space="preserve">, account balances, and disclosures” section </w:t>
            </w:r>
            <w:r w:rsidRPr="00087E0A">
              <w:rPr>
                <w:rFonts w:ascii="Garamond" w:hAnsi="Garamond"/>
                <w:color w:val="FF0000"/>
                <w:kern w:val="0"/>
                <w:sz w:val="22"/>
                <w:szCs w:val="20"/>
              </w:rPr>
              <w:t xml:space="preserve">is included </w:t>
            </w:r>
            <w:r w:rsidR="00CF2B3E" w:rsidRPr="00087E0A">
              <w:rPr>
                <w:rFonts w:ascii="Garamond" w:hAnsi="Garamond"/>
                <w:color w:val="FF0000"/>
                <w:kern w:val="0"/>
                <w:sz w:val="22"/>
                <w:szCs w:val="20"/>
              </w:rPr>
              <w:t xml:space="preserve">only when the group engagement team </w:t>
            </w:r>
            <w:r w:rsidR="00C3548C" w:rsidRPr="00087E0A">
              <w:rPr>
                <w:rFonts w:ascii="Garamond" w:hAnsi="Garamond"/>
                <w:color w:val="FF0000"/>
                <w:kern w:val="0"/>
                <w:sz w:val="22"/>
                <w:szCs w:val="20"/>
              </w:rPr>
              <w:t>is requesting the component auditor to perform specified audit procedures related to classes of transactions, account balances, or disclosures not associated with a significant risk</w:t>
            </w:r>
            <w:r w:rsidR="00CF2B3E" w:rsidRPr="00087E0A">
              <w:rPr>
                <w:rFonts w:ascii="Garamond" w:hAnsi="Garamond"/>
                <w:color w:val="FF0000"/>
                <w:kern w:val="0"/>
                <w:sz w:val="22"/>
                <w:szCs w:val="20"/>
              </w:rPr>
              <w:t>.</w:t>
            </w:r>
            <w:r w:rsidR="006B28D6" w:rsidRPr="00087E0A">
              <w:rPr>
                <w:rFonts w:ascii="Garamond" w:hAnsi="Garamond"/>
                <w:color w:val="FF0000"/>
                <w:kern w:val="0"/>
                <w:sz w:val="22"/>
                <w:szCs w:val="20"/>
              </w:rPr>
              <w:t xml:space="preserve"> </w:t>
            </w:r>
            <w:r w:rsidR="00CF2B3E" w:rsidRPr="00087E0A">
              <w:rPr>
                <w:rFonts w:ascii="Garamond" w:hAnsi="Garamond"/>
                <w:color w:val="FF0000"/>
                <w:kern w:val="0"/>
                <w:sz w:val="22"/>
                <w:szCs w:val="20"/>
              </w:rPr>
              <w:t xml:space="preserve">The audit procedures need to be in sufficient detail </w:t>
            </w:r>
            <w:r w:rsidR="00F469E6">
              <w:rPr>
                <w:rFonts w:ascii="Garamond" w:hAnsi="Garamond"/>
                <w:color w:val="FF0000"/>
                <w:kern w:val="0"/>
                <w:sz w:val="22"/>
                <w:szCs w:val="20"/>
              </w:rPr>
              <w:t xml:space="preserve">(nature, </w:t>
            </w:r>
            <w:proofErr w:type="gramStart"/>
            <w:r w:rsidR="00F469E6">
              <w:rPr>
                <w:rFonts w:ascii="Garamond" w:hAnsi="Garamond"/>
                <w:color w:val="FF0000"/>
                <w:kern w:val="0"/>
                <w:sz w:val="22"/>
                <w:szCs w:val="20"/>
              </w:rPr>
              <w:t>timing</w:t>
            </w:r>
            <w:proofErr w:type="gramEnd"/>
            <w:r w:rsidR="00F469E6">
              <w:rPr>
                <w:rFonts w:ascii="Garamond" w:hAnsi="Garamond"/>
                <w:color w:val="FF0000"/>
                <w:kern w:val="0"/>
                <w:sz w:val="22"/>
                <w:szCs w:val="20"/>
              </w:rPr>
              <w:t xml:space="preserve"> and extent) </w:t>
            </w:r>
            <w:r w:rsidR="00CF2B3E" w:rsidRPr="00087E0A">
              <w:rPr>
                <w:rFonts w:ascii="Garamond" w:hAnsi="Garamond"/>
                <w:color w:val="FF0000"/>
                <w:kern w:val="0"/>
                <w:sz w:val="22"/>
                <w:szCs w:val="20"/>
              </w:rPr>
              <w:t xml:space="preserve">for the component auditor to understand the work to be performed. </w:t>
            </w:r>
          </w:p>
        </w:tc>
      </w:tr>
    </w:tbl>
    <w:p w14:paraId="54F50D51" w14:textId="77777777" w:rsidR="008C5D51" w:rsidRDefault="008C5D51" w:rsidP="00E9653F">
      <w:pPr>
        <w:pStyle w:val="Heading2"/>
      </w:pPr>
    </w:p>
    <w:p w14:paraId="05AF0E3F" w14:textId="77777777" w:rsidR="00BC6FBF" w:rsidRPr="00087E0A" w:rsidRDefault="00912714" w:rsidP="00E9653F">
      <w:pPr>
        <w:pStyle w:val="Heading2"/>
      </w:pPr>
      <w:r w:rsidRPr="00087E0A">
        <w:t>C</w:t>
      </w:r>
      <w:r w:rsidR="00E9653F" w:rsidRPr="00087E0A">
        <w:t>lasses of transactions, account balances, and disclosures</w:t>
      </w:r>
    </w:p>
    <w:p w14:paraId="27C23D83" w14:textId="5071CC64" w:rsidR="00E9653F" w:rsidRPr="00087E0A" w:rsidRDefault="00A21AB8" w:rsidP="00E9653F">
      <w:pPr>
        <w:pStyle w:val="BodyText"/>
      </w:pPr>
      <w:r w:rsidRPr="00087E0A">
        <w:t xml:space="preserve">We request that you perform the following procedures with respect to the </w:t>
      </w:r>
      <w:r w:rsidR="00662538" w:rsidRPr="00087E0A">
        <w:t xml:space="preserve">following </w:t>
      </w:r>
      <w:r w:rsidRPr="00087E0A">
        <w:t>classes of transactions, account balances, or disclosures.</w:t>
      </w:r>
    </w:p>
    <w:tbl>
      <w:tblPr>
        <w:tblStyle w:val="TableGrid"/>
        <w:tblW w:w="10354" w:type="dxa"/>
        <w:tblLook w:val="04A0" w:firstRow="1" w:lastRow="0" w:firstColumn="1" w:lastColumn="0" w:noHBand="0" w:noVBand="1"/>
      </w:tblPr>
      <w:tblGrid>
        <w:gridCol w:w="1786"/>
        <w:gridCol w:w="1269"/>
        <w:gridCol w:w="1269"/>
        <w:gridCol w:w="1272"/>
        <w:gridCol w:w="4758"/>
      </w:tblGrid>
      <w:tr w:rsidR="00F469E6" w:rsidRPr="00087E0A" w14:paraId="7805432B" w14:textId="77777777" w:rsidTr="002877EB">
        <w:tc>
          <w:tcPr>
            <w:tcW w:w="1786" w:type="dxa"/>
            <w:shd w:val="clear" w:color="auto" w:fill="CCC0D9"/>
          </w:tcPr>
          <w:p w14:paraId="61BE8E06" w14:textId="77777777" w:rsidR="00F469E6" w:rsidRPr="00087E0A" w:rsidRDefault="00F469E6" w:rsidP="00912714">
            <w:pPr>
              <w:pStyle w:val="Heading3"/>
              <w:keepNext w:val="0"/>
              <w:widowControl w:val="0"/>
              <w:spacing w:before="60" w:after="60"/>
              <w:jc w:val="center"/>
              <w:rPr>
                <w:b/>
              </w:rPr>
            </w:pPr>
            <w:r w:rsidRPr="00087E0A">
              <w:rPr>
                <w:b/>
              </w:rPr>
              <w:t>Class of transactions, account balance, or disclosure</w:t>
            </w:r>
          </w:p>
        </w:tc>
        <w:tc>
          <w:tcPr>
            <w:tcW w:w="1269" w:type="dxa"/>
            <w:shd w:val="clear" w:color="auto" w:fill="CCC0D9"/>
          </w:tcPr>
          <w:p w14:paraId="0A4506DB" w14:textId="02E06CCF" w:rsidR="00F469E6" w:rsidRPr="00087E0A" w:rsidRDefault="00F469E6" w:rsidP="006B28D6">
            <w:pPr>
              <w:pStyle w:val="Heading3"/>
              <w:keepNext w:val="0"/>
              <w:widowControl w:val="0"/>
              <w:spacing w:before="60" w:after="60"/>
              <w:jc w:val="center"/>
              <w:rPr>
                <w:b/>
              </w:rPr>
            </w:pPr>
            <w:r>
              <w:rPr>
                <w:b/>
              </w:rPr>
              <w:t>Scoping</w:t>
            </w:r>
          </w:p>
        </w:tc>
        <w:tc>
          <w:tcPr>
            <w:tcW w:w="1269" w:type="dxa"/>
            <w:shd w:val="clear" w:color="auto" w:fill="CCC0D9"/>
          </w:tcPr>
          <w:p w14:paraId="665B684D" w14:textId="007B0394" w:rsidR="00F469E6" w:rsidRPr="00087E0A" w:rsidRDefault="00F469E6" w:rsidP="006B28D6">
            <w:pPr>
              <w:pStyle w:val="Heading3"/>
              <w:keepNext w:val="0"/>
              <w:widowControl w:val="0"/>
              <w:spacing w:before="60" w:after="60"/>
              <w:jc w:val="center"/>
              <w:rPr>
                <w:b/>
              </w:rPr>
            </w:pPr>
            <w:r w:rsidRPr="00087E0A">
              <w:rPr>
                <w:b/>
              </w:rPr>
              <w:t>Assertion</w:t>
            </w:r>
          </w:p>
        </w:tc>
        <w:tc>
          <w:tcPr>
            <w:tcW w:w="1272" w:type="dxa"/>
            <w:shd w:val="clear" w:color="auto" w:fill="CCC0D9"/>
          </w:tcPr>
          <w:p w14:paraId="5BBD2FEE" w14:textId="77777777" w:rsidR="00F469E6" w:rsidRPr="00087E0A" w:rsidRDefault="00F469E6" w:rsidP="00777F4B">
            <w:pPr>
              <w:pStyle w:val="Heading3"/>
              <w:keepNext w:val="0"/>
              <w:widowControl w:val="0"/>
              <w:spacing w:before="60" w:after="60"/>
              <w:jc w:val="center"/>
              <w:rPr>
                <w:b/>
              </w:rPr>
            </w:pPr>
            <w:r w:rsidRPr="00087E0A">
              <w:rPr>
                <w:b/>
              </w:rPr>
              <w:t>Understand relevant controls</w:t>
            </w:r>
          </w:p>
        </w:tc>
        <w:tc>
          <w:tcPr>
            <w:tcW w:w="4758" w:type="dxa"/>
            <w:shd w:val="clear" w:color="auto" w:fill="CCC0D9"/>
          </w:tcPr>
          <w:p w14:paraId="03E4B520" w14:textId="77777777" w:rsidR="00F469E6" w:rsidRPr="00087E0A" w:rsidRDefault="00F469E6" w:rsidP="00F51A60">
            <w:pPr>
              <w:pStyle w:val="Heading3"/>
              <w:keepNext w:val="0"/>
              <w:widowControl w:val="0"/>
              <w:spacing w:before="60" w:after="60"/>
              <w:jc w:val="center"/>
              <w:rPr>
                <w:b/>
              </w:rPr>
            </w:pPr>
            <w:r w:rsidRPr="00087E0A">
              <w:rPr>
                <w:b/>
              </w:rPr>
              <w:t>Audit procedures</w:t>
            </w:r>
          </w:p>
        </w:tc>
      </w:tr>
      <w:tr w:rsidR="00F469E6" w:rsidRPr="00087E0A" w14:paraId="0AEDB635" w14:textId="77777777" w:rsidTr="002877EB">
        <w:tc>
          <w:tcPr>
            <w:tcW w:w="1786" w:type="dxa"/>
            <w:shd w:val="clear" w:color="auto" w:fill="FFFFFF" w:themeFill="background1"/>
          </w:tcPr>
          <w:p w14:paraId="7CEED1D0" w14:textId="38BAEA9A" w:rsidR="00F469E6" w:rsidRPr="00087E0A" w:rsidRDefault="00F469E6" w:rsidP="0079477B">
            <w:pPr>
              <w:widowControl w:val="0"/>
              <w:autoSpaceDE w:val="0"/>
              <w:autoSpaceDN w:val="0"/>
              <w:adjustRightInd w:val="0"/>
              <w:spacing w:before="60" w:after="60" w:line="280" w:lineRule="atLeast"/>
              <w:rPr>
                <w:b/>
                <w:color w:val="FF0000"/>
              </w:rPr>
            </w:pPr>
          </w:p>
        </w:tc>
        <w:tc>
          <w:tcPr>
            <w:tcW w:w="1269" w:type="dxa"/>
          </w:tcPr>
          <w:p w14:paraId="3D25EFBC" w14:textId="0F5A62A1" w:rsidR="00F469E6" w:rsidRPr="00087E0A" w:rsidRDefault="00F469E6" w:rsidP="0079477B">
            <w:pPr>
              <w:widowControl w:val="0"/>
              <w:autoSpaceDE w:val="0"/>
              <w:autoSpaceDN w:val="0"/>
              <w:adjustRightInd w:val="0"/>
              <w:spacing w:before="60" w:after="60" w:line="280" w:lineRule="atLeast"/>
              <w:rPr>
                <w:color w:val="FF0000"/>
              </w:rPr>
            </w:pPr>
            <w:r>
              <w:rPr>
                <w:color w:val="FF0000"/>
              </w:rPr>
              <w:t>SCOT+, Material or Other</w:t>
            </w:r>
          </w:p>
        </w:tc>
        <w:tc>
          <w:tcPr>
            <w:tcW w:w="1269" w:type="dxa"/>
            <w:shd w:val="clear" w:color="auto" w:fill="auto"/>
          </w:tcPr>
          <w:p w14:paraId="70F408E1" w14:textId="1524BAFB" w:rsidR="00F469E6" w:rsidRPr="00087E0A" w:rsidRDefault="00F469E6" w:rsidP="0079477B">
            <w:pPr>
              <w:widowControl w:val="0"/>
              <w:autoSpaceDE w:val="0"/>
              <w:autoSpaceDN w:val="0"/>
              <w:adjustRightInd w:val="0"/>
              <w:spacing w:before="60" w:after="60" w:line="280" w:lineRule="atLeast"/>
              <w:rPr>
                <w:color w:val="FF0000"/>
              </w:rPr>
            </w:pPr>
          </w:p>
        </w:tc>
        <w:tc>
          <w:tcPr>
            <w:tcW w:w="1272" w:type="dxa"/>
          </w:tcPr>
          <w:p w14:paraId="5D05845E" w14:textId="77777777" w:rsidR="00F469E6" w:rsidRPr="00087E0A" w:rsidRDefault="00F469E6" w:rsidP="00604AFC">
            <w:pPr>
              <w:widowControl w:val="0"/>
              <w:autoSpaceDE w:val="0"/>
              <w:autoSpaceDN w:val="0"/>
              <w:adjustRightInd w:val="0"/>
              <w:spacing w:before="60" w:after="60" w:line="280" w:lineRule="atLeast"/>
              <w:jc w:val="center"/>
              <w:rPr>
                <w:color w:val="FF0000"/>
              </w:rPr>
            </w:pPr>
            <w:r w:rsidRPr="00087E0A">
              <w:rPr>
                <w:color w:val="FF0000"/>
              </w:rPr>
              <w:t>Yes or No</w:t>
            </w:r>
          </w:p>
        </w:tc>
        <w:tc>
          <w:tcPr>
            <w:tcW w:w="4758" w:type="dxa"/>
          </w:tcPr>
          <w:p w14:paraId="37B3E1E4" w14:textId="77777777" w:rsidR="00F469E6" w:rsidRPr="00087E0A" w:rsidRDefault="00F469E6" w:rsidP="00604AFC">
            <w:pPr>
              <w:pStyle w:val="BodyText"/>
              <w:numPr>
                <w:ilvl w:val="0"/>
                <w:numId w:val="46"/>
              </w:numPr>
              <w:spacing w:before="60" w:after="60"/>
              <w:ind w:left="231" w:hanging="274"/>
            </w:pPr>
            <w:r w:rsidRPr="00087E0A">
              <w:rPr>
                <w:color w:val="FF0000"/>
              </w:rPr>
              <w:t>Describe audit procedures</w:t>
            </w:r>
          </w:p>
        </w:tc>
      </w:tr>
    </w:tbl>
    <w:p w14:paraId="37DE15A0" w14:textId="77777777" w:rsidR="00F469E6" w:rsidRDefault="00F469E6" w:rsidP="00F469E6">
      <w:pPr>
        <w:pStyle w:val="BodyText"/>
        <w:rPr>
          <w:color w:val="FF0000"/>
        </w:rPr>
      </w:pPr>
      <w:r w:rsidRPr="006B7BB3">
        <w:t xml:space="preserve">A SCOT+ is a significant class of transactions, account balance, or disclosure associated with a risk(s) of material misstatement at the assertion level. </w:t>
      </w:r>
      <w:r w:rsidRPr="00A9052A">
        <w:rPr>
          <w:color w:val="FF0000"/>
        </w:rPr>
        <w:t>(</w:t>
      </w:r>
      <w:r w:rsidRPr="00F838D6">
        <w:rPr>
          <w:b/>
          <w:color w:val="FF0000"/>
        </w:rPr>
        <w:t>Include if requesting procedures related to material only scoped items:</w:t>
      </w:r>
      <w:r w:rsidRPr="00A9052A">
        <w:rPr>
          <w:color w:val="FF0000"/>
        </w:rPr>
        <w:t xml:space="preserve"> 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 (</w:t>
      </w:r>
      <w:r w:rsidRPr="00F838D6">
        <w:rPr>
          <w:b/>
          <w:color w:val="FF0000"/>
        </w:rPr>
        <w:t>Include if requesting procedures related to other scoped items:</w:t>
      </w:r>
      <w:r w:rsidRPr="00A9052A">
        <w:rPr>
          <w:color w:val="FF0000"/>
        </w:rPr>
        <w:t xml:space="preserve"> Audit procedures for other classes of transactions, account balances, or disclosures </w:t>
      </w:r>
      <w:r>
        <w:rPr>
          <w:color w:val="FF0000"/>
        </w:rPr>
        <w:t xml:space="preserve">are performed </w:t>
      </w:r>
      <w:r w:rsidRPr="00A9052A">
        <w:rPr>
          <w:color w:val="FF0000"/>
        </w:rPr>
        <w:t>to obtain sufficient appropriate audit evidence to reduce the audit risk of undetected material misstatement or to incorporate an element of unpredictability.)</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F469E6" w:rsidRPr="00087E0A" w14:paraId="531FC718" w14:textId="77777777" w:rsidTr="65FBA51E">
        <w:tc>
          <w:tcPr>
            <w:tcW w:w="9080" w:type="dxa"/>
          </w:tcPr>
          <w:p w14:paraId="23862984" w14:textId="77777777" w:rsidR="00F469E6" w:rsidRPr="00E30BFF" w:rsidRDefault="00F469E6" w:rsidP="006B7BB3">
            <w:pPr>
              <w:pStyle w:val="Heading2"/>
              <w:rPr>
                <w:color w:val="FF0000"/>
              </w:rPr>
            </w:pPr>
            <w:bookmarkStart w:id="2" w:name="_Hlk63327050"/>
            <w:r w:rsidRPr="00E30BFF">
              <w:rPr>
                <w:color w:val="FF0000"/>
              </w:rPr>
              <w:t>Instructional Note to Group Engagement Team</w:t>
            </w:r>
          </w:p>
          <w:p w14:paraId="6CF376C1" w14:textId="0223E15A" w:rsidR="00F469E6" w:rsidRPr="00087E0A" w:rsidRDefault="00F469E6" w:rsidP="006B7BB3">
            <w:pPr>
              <w:pStyle w:val="Heading2"/>
              <w:spacing w:after="60" w:line="280" w:lineRule="atLeast"/>
            </w:pPr>
            <w:r w:rsidRPr="65FBA51E">
              <w:rPr>
                <w:rFonts w:ascii="Garamond" w:hAnsi="Garamond"/>
                <w:color w:val="FF0000"/>
                <w:sz w:val="22"/>
                <w:szCs w:val="22"/>
              </w:rPr>
              <w:t>With respect to the following “Subsequent events procedures” section, the firm’s methodology does not requ</w:t>
            </w:r>
            <w:r w:rsidR="0051407D">
              <w:rPr>
                <w:rFonts w:ascii="Garamond" w:hAnsi="Garamond"/>
                <w:color w:val="FF0000"/>
                <w:sz w:val="22"/>
                <w:szCs w:val="22"/>
              </w:rPr>
              <w:t>ire</w:t>
            </w:r>
            <w:r w:rsidRPr="65FBA51E">
              <w:rPr>
                <w:rFonts w:ascii="Garamond" w:hAnsi="Garamond"/>
                <w:color w:val="FF0000"/>
                <w:sz w:val="22"/>
                <w:szCs w:val="22"/>
              </w:rPr>
              <w:t xml:space="preserve"> the component auditor to perform specific audit procedures (based on the type of work being requested). Procedures related to subsequent events are typically performed by the group engagement team at the group level, which may also relate to </w:t>
            </w:r>
            <w:proofErr w:type="gramStart"/>
            <w:r w:rsidRPr="65FBA51E">
              <w:rPr>
                <w:rFonts w:ascii="Garamond" w:hAnsi="Garamond"/>
                <w:color w:val="FF0000"/>
                <w:sz w:val="22"/>
                <w:szCs w:val="22"/>
              </w:rPr>
              <w:t>particular components</w:t>
            </w:r>
            <w:proofErr w:type="gramEnd"/>
            <w:r w:rsidRPr="65FBA51E">
              <w:rPr>
                <w:rFonts w:ascii="Garamond" w:hAnsi="Garamond"/>
                <w:color w:val="FF0000"/>
                <w:sz w:val="22"/>
                <w:szCs w:val="22"/>
              </w:rPr>
              <w:t xml:space="preserve">. If the group engagement team decides to request the component auditor to perform subsequent </w:t>
            </w:r>
            <w:r w:rsidR="00E0552B">
              <w:rPr>
                <w:rFonts w:ascii="Garamond" w:hAnsi="Garamond"/>
                <w:color w:val="FF0000"/>
                <w:sz w:val="22"/>
                <w:szCs w:val="22"/>
              </w:rPr>
              <w:t xml:space="preserve">events </w:t>
            </w:r>
            <w:r w:rsidRPr="65FBA51E">
              <w:rPr>
                <w:rFonts w:ascii="Garamond" w:hAnsi="Garamond"/>
                <w:color w:val="FF0000"/>
                <w:sz w:val="22"/>
                <w:szCs w:val="22"/>
              </w:rPr>
              <w:t xml:space="preserve">procedures at the </w:t>
            </w:r>
            <w:proofErr w:type="gramStart"/>
            <w:r w:rsidRPr="65FBA51E">
              <w:rPr>
                <w:rFonts w:ascii="Garamond" w:hAnsi="Garamond"/>
                <w:color w:val="FF0000"/>
                <w:sz w:val="22"/>
                <w:szCs w:val="22"/>
              </w:rPr>
              <w:t>particular component</w:t>
            </w:r>
            <w:proofErr w:type="gramEnd"/>
            <w:r w:rsidRPr="65FBA51E">
              <w:rPr>
                <w:rFonts w:ascii="Garamond" w:hAnsi="Garamond"/>
                <w:color w:val="FF0000"/>
                <w:sz w:val="22"/>
                <w:szCs w:val="22"/>
              </w:rPr>
              <w:t>, the group engagement team is responsible for modifying the following paragraph as well as the instructions to the component auditor within the subsequent events memorandum that would be attached herein.</w:t>
            </w:r>
          </w:p>
        </w:tc>
      </w:tr>
      <w:bookmarkEnd w:id="2"/>
    </w:tbl>
    <w:p w14:paraId="681D7EAA" w14:textId="77777777" w:rsidR="00527C10" w:rsidRDefault="00527C10" w:rsidP="00DF324E">
      <w:pPr>
        <w:pStyle w:val="Heading2"/>
      </w:pPr>
    </w:p>
    <w:p w14:paraId="5FFC91DD" w14:textId="4BFDF143" w:rsidR="00DF324E" w:rsidRPr="00087E0A" w:rsidRDefault="00DF324E" w:rsidP="00DF324E">
      <w:pPr>
        <w:pStyle w:val="Heading2"/>
      </w:pPr>
      <w:r w:rsidRPr="00087E0A">
        <w:t>Subsequent events procedures</w:t>
      </w:r>
    </w:p>
    <w:p w14:paraId="7774ACEA" w14:textId="77777777" w:rsidR="00B81E83" w:rsidRPr="00087E0A" w:rsidRDefault="006828C9" w:rsidP="00DF324E">
      <w:pPr>
        <w:pStyle w:val="BodyText"/>
      </w:pPr>
      <w:r w:rsidRPr="00087E0A">
        <w:t xml:space="preserve">You are not required to perform subsequent events procedures through the date of our auditor’s report on the Group Financial Statements. </w:t>
      </w:r>
      <w:r w:rsidR="00912714" w:rsidRPr="00087E0A">
        <w:t>However, i</w:t>
      </w:r>
      <w:r w:rsidR="00DF324E" w:rsidRPr="00087E0A">
        <w:t xml:space="preserve">t is your responsibility to notify the Group Engagement Team on a timely basis if you become aware of subsequent events that may require adjustment to or disclosure in the Group Financial Statements. The </w:t>
      </w:r>
      <w:r w:rsidR="00DF324E" w:rsidRPr="00087E0A">
        <w:rPr>
          <w:b/>
        </w:rPr>
        <w:t>Subsequent Events Memorandum</w:t>
      </w:r>
      <w:r w:rsidR="00DF324E" w:rsidRPr="00087E0A">
        <w:t xml:space="preserve"> </w:t>
      </w:r>
      <w:r w:rsidR="008F5474" w:rsidRPr="00087E0A">
        <w:t xml:space="preserve">attached below </w:t>
      </w:r>
      <w:r w:rsidR="00DF324E" w:rsidRPr="00087E0A">
        <w:t>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81E83" w:rsidRPr="00087E0A" w14:paraId="3CDBCA0E" w14:textId="77777777" w:rsidTr="00604AFC">
        <w:tc>
          <w:tcPr>
            <w:tcW w:w="9090" w:type="dxa"/>
          </w:tcPr>
          <w:p w14:paraId="521A80D9" w14:textId="77777777" w:rsidR="00B81E83" w:rsidRPr="00087E0A" w:rsidRDefault="00B81E83" w:rsidP="00160234">
            <w:pPr>
              <w:pStyle w:val="Heading2"/>
              <w:rPr>
                <w:color w:val="FF0000"/>
              </w:rPr>
            </w:pPr>
            <w:r w:rsidRPr="00087E0A">
              <w:rPr>
                <w:color w:val="FF0000"/>
              </w:rPr>
              <w:lastRenderedPageBreak/>
              <w:t>Instructional Note to Group Engagement Team</w:t>
            </w:r>
          </w:p>
          <w:p w14:paraId="5DCDD7C7" w14:textId="2F1E9437" w:rsidR="00B81E83" w:rsidRPr="00087E0A" w:rsidRDefault="00B81E83" w:rsidP="00025142">
            <w:pPr>
              <w:pStyle w:val="BodyText"/>
              <w:spacing w:after="0"/>
              <w:rPr>
                <w:color w:val="FF0000"/>
              </w:rPr>
            </w:pPr>
            <w:r w:rsidRPr="00087E0A">
              <w:rPr>
                <w:color w:val="FF0000"/>
              </w:rPr>
              <w:t>The following</w:t>
            </w:r>
            <w:r w:rsidR="00F546E6" w:rsidRPr="00087E0A">
              <w:rPr>
                <w:color w:val="FF0000"/>
              </w:rPr>
              <w:t xml:space="preserve"> “Budget and fee information related to work performed” section</w:t>
            </w:r>
            <w:r w:rsidRPr="00087E0A">
              <w:rPr>
                <w:color w:val="FF0000"/>
              </w:rPr>
              <w:t xml:space="preserve"> is optional. It would typically only be used when the component auditor is a member firm and may be tailored based on the billing arrangements. If the following is used for a non-member firm, remove the reference to the Services Agreement</w:t>
            </w:r>
            <w:r w:rsidR="00CE294C" w:rsidRPr="00087E0A">
              <w:rPr>
                <w:color w:val="FF0000"/>
              </w:rPr>
              <w:t xml:space="preserve"> – Group Audit</w:t>
            </w:r>
            <w:r w:rsidRPr="00087E0A">
              <w:rPr>
                <w:color w:val="FF0000"/>
              </w:rPr>
              <w:t>.</w:t>
            </w:r>
          </w:p>
        </w:tc>
      </w:tr>
    </w:tbl>
    <w:p w14:paraId="580CBD9B" w14:textId="77777777" w:rsidR="008C5D51" w:rsidRDefault="008C5D51" w:rsidP="00A637DB">
      <w:pPr>
        <w:pStyle w:val="Heading2"/>
      </w:pPr>
    </w:p>
    <w:p w14:paraId="56E34FFB" w14:textId="77777777" w:rsidR="00B81E83" w:rsidRPr="00087E0A" w:rsidRDefault="00B81E83" w:rsidP="00A637DB">
      <w:pPr>
        <w:pStyle w:val="Heading2"/>
      </w:pPr>
      <w:r w:rsidRPr="00087E0A">
        <w:t>Budget and fee information</w:t>
      </w:r>
      <w:r w:rsidR="00F546E6" w:rsidRPr="00087E0A">
        <w:t xml:space="preserve"> related to work performed</w:t>
      </w:r>
    </w:p>
    <w:p w14:paraId="6980224E" w14:textId="10216900" w:rsidR="00B81E83" w:rsidRPr="00087E0A" w:rsidRDefault="00B81E83" w:rsidP="00B81E83">
      <w:pPr>
        <w:pStyle w:val="BodyText"/>
      </w:pPr>
      <w:r w:rsidRPr="00087E0A">
        <w:t xml:space="preserve">The fees related to your work are addressed in the </w:t>
      </w:r>
      <w:r w:rsidRPr="00087E0A">
        <w:rPr>
          <w:b/>
        </w:rPr>
        <w:t>Services Agreement</w:t>
      </w:r>
      <w:r w:rsidR="00277AB1" w:rsidRPr="00087E0A">
        <w:rPr>
          <w:b/>
        </w:rPr>
        <w:t xml:space="preserve"> – Group Audit</w:t>
      </w:r>
      <w:r w:rsidRPr="00087E0A">
        <w:t xml:space="preserve">. We request that you track your actual hours and fees and the estimate to complete your work using the </w:t>
      </w:r>
      <w:r w:rsidRPr="00087E0A">
        <w:rPr>
          <w:b/>
          <w:color w:val="000000" w:themeColor="text1"/>
        </w:rPr>
        <w:t>Budget to Actual Fee Information at Component</w:t>
      </w:r>
      <w:r w:rsidRPr="00087E0A">
        <w:rPr>
          <w:color w:val="000000" w:themeColor="text1"/>
        </w:rPr>
        <w:t xml:space="preserve"> template attached </w:t>
      </w:r>
      <w:r w:rsidR="00FA16B7" w:rsidRPr="00087E0A">
        <w:rPr>
          <w:color w:val="000000" w:themeColor="text1"/>
        </w:rPr>
        <w:t>below</w:t>
      </w:r>
      <w:r w:rsidRPr="00087E0A">
        <w:rPr>
          <w:color w:val="000000" w:themeColor="text1"/>
        </w:rPr>
        <w:t>.</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778CF" w:rsidRPr="00087E0A" w14:paraId="1DC078FC" w14:textId="77777777" w:rsidTr="00604AFC">
        <w:tc>
          <w:tcPr>
            <w:tcW w:w="9090" w:type="dxa"/>
          </w:tcPr>
          <w:p w14:paraId="73B0E72B" w14:textId="77777777" w:rsidR="002778CF" w:rsidRPr="00087E0A" w:rsidRDefault="002778CF" w:rsidP="00160234">
            <w:pPr>
              <w:pStyle w:val="Heading2"/>
              <w:rPr>
                <w:color w:val="FF0000"/>
              </w:rPr>
            </w:pPr>
            <w:r w:rsidRPr="00087E0A">
              <w:rPr>
                <w:color w:val="FF0000"/>
              </w:rPr>
              <w:t>Instructional Note to Group Engagement Team</w:t>
            </w:r>
          </w:p>
          <w:p w14:paraId="64A15ED8" w14:textId="6B05C5DD" w:rsidR="002778CF" w:rsidRPr="00087E0A" w:rsidRDefault="0081219F" w:rsidP="00160234">
            <w:pPr>
              <w:pStyle w:val="BodyText"/>
              <w:spacing w:after="0"/>
              <w:rPr>
                <w:color w:val="FF0000"/>
              </w:rPr>
            </w:pPr>
            <w:r w:rsidRPr="00087E0A">
              <w:rPr>
                <w:color w:val="FF0000"/>
              </w:rPr>
              <w:t xml:space="preserve">Tailor </w:t>
            </w:r>
            <w:r w:rsidR="002778CF" w:rsidRPr="00087E0A">
              <w:rPr>
                <w:color w:val="FF0000"/>
              </w:rPr>
              <w:t xml:space="preserve">the following </w:t>
            </w:r>
            <w:r w:rsidR="00F546E6" w:rsidRPr="00087E0A">
              <w:rPr>
                <w:color w:val="FF0000"/>
              </w:rPr>
              <w:t xml:space="preserve">“Additional attachments” section </w:t>
            </w:r>
            <w:r w:rsidR="002778CF" w:rsidRPr="00087E0A">
              <w:rPr>
                <w:color w:val="FF0000"/>
              </w:rPr>
              <w:t>to align with the engagement circumstances and the group audit instructions.</w:t>
            </w:r>
          </w:p>
        </w:tc>
      </w:tr>
    </w:tbl>
    <w:p w14:paraId="7BD2D3B3" w14:textId="77777777" w:rsidR="008C5D51" w:rsidRDefault="008C5D51" w:rsidP="00A637DB">
      <w:pPr>
        <w:pStyle w:val="Heading2"/>
      </w:pPr>
    </w:p>
    <w:p w14:paraId="7BEE2054" w14:textId="77777777" w:rsidR="00B81E83" w:rsidRPr="00087E0A" w:rsidRDefault="00FA16B7" w:rsidP="00A637DB">
      <w:pPr>
        <w:pStyle w:val="Heading2"/>
      </w:pPr>
      <w:r w:rsidRPr="00087E0A">
        <w:t>Additional a</w:t>
      </w:r>
      <w:r w:rsidR="00B81E83" w:rsidRPr="00087E0A">
        <w:t>ttachments</w:t>
      </w:r>
    </w:p>
    <w:p w14:paraId="795B2CF9" w14:textId="77777777" w:rsidR="002778CF" w:rsidRPr="00087E0A" w:rsidRDefault="002778CF" w:rsidP="002778CF">
      <w:pPr>
        <w:pStyle w:val="BodyText"/>
      </w:pPr>
      <w:r w:rsidRPr="00087E0A">
        <w:t>The following includes additional attachments that are relevant to your work.</w:t>
      </w:r>
    </w:p>
    <w:tbl>
      <w:tblPr>
        <w:tblStyle w:val="TableGrid"/>
        <w:tblW w:w="9073" w:type="dxa"/>
        <w:tblLook w:val="04A0" w:firstRow="1" w:lastRow="0" w:firstColumn="1" w:lastColumn="0" w:noHBand="0" w:noVBand="1"/>
      </w:tblPr>
      <w:tblGrid>
        <w:gridCol w:w="4135"/>
        <w:gridCol w:w="2328"/>
        <w:gridCol w:w="2610"/>
      </w:tblGrid>
      <w:tr w:rsidR="00FA16B7" w:rsidRPr="00087E0A" w14:paraId="6DB55F0A" w14:textId="77777777" w:rsidTr="00604AFC">
        <w:tc>
          <w:tcPr>
            <w:tcW w:w="4135" w:type="dxa"/>
            <w:shd w:val="clear" w:color="auto" w:fill="CCC0D9"/>
          </w:tcPr>
          <w:p w14:paraId="39D95367" w14:textId="77777777" w:rsidR="00FA16B7" w:rsidRPr="00087E0A" w:rsidRDefault="00FA16B7" w:rsidP="00160234">
            <w:pPr>
              <w:pStyle w:val="Heading3"/>
              <w:keepNext w:val="0"/>
              <w:widowControl w:val="0"/>
              <w:spacing w:before="60" w:after="60"/>
              <w:jc w:val="center"/>
              <w:rPr>
                <w:b/>
              </w:rPr>
            </w:pPr>
            <w:r w:rsidRPr="00087E0A">
              <w:rPr>
                <w:b/>
              </w:rPr>
              <w:t>Document</w:t>
            </w:r>
          </w:p>
        </w:tc>
        <w:tc>
          <w:tcPr>
            <w:tcW w:w="2328" w:type="dxa"/>
            <w:shd w:val="clear" w:color="auto" w:fill="CCC0D9"/>
          </w:tcPr>
          <w:p w14:paraId="61617580" w14:textId="77777777" w:rsidR="00FA16B7" w:rsidRPr="00087E0A" w:rsidRDefault="00FA16B7" w:rsidP="00160234">
            <w:pPr>
              <w:pStyle w:val="Heading3"/>
              <w:keepNext w:val="0"/>
              <w:widowControl w:val="0"/>
              <w:spacing w:before="60" w:after="60"/>
              <w:jc w:val="center"/>
              <w:rPr>
                <w:b/>
              </w:rPr>
            </w:pPr>
            <w:r w:rsidRPr="00087E0A">
              <w:rPr>
                <w:b/>
              </w:rPr>
              <w:t>Date due</w:t>
            </w:r>
          </w:p>
        </w:tc>
        <w:tc>
          <w:tcPr>
            <w:tcW w:w="2610" w:type="dxa"/>
            <w:shd w:val="clear" w:color="auto" w:fill="CCC0D9"/>
          </w:tcPr>
          <w:p w14:paraId="72E59C98" w14:textId="77777777" w:rsidR="00FA16B7" w:rsidRPr="00087E0A" w:rsidRDefault="00FA16B7" w:rsidP="00160234">
            <w:pPr>
              <w:pStyle w:val="Heading3"/>
              <w:keepNext w:val="0"/>
              <w:widowControl w:val="0"/>
              <w:spacing w:before="60" w:after="60"/>
              <w:jc w:val="center"/>
              <w:rPr>
                <w:b/>
              </w:rPr>
            </w:pPr>
            <w:r w:rsidRPr="00087E0A">
              <w:rPr>
                <w:b/>
              </w:rPr>
              <w:t>Attachment</w:t>
            </w:r>
          </w:p>
        </w:tc>
      </w:tr>
      <w:tr w:rsidR="00F34295" w:rsidRPr="00087E0A" w14:paraId="2BCEF0C0" w14:textId="77777777" w:rsidTr="00604AFC">
        <w:tc>
          <w:tcPr>
            <w:tcW w:w="4135" w:type="dxa"/>
            <w:shd w:val="clear" w:color="auto" w:fill="FFFFFF" w:themeFill="background1"/>
          </w:tcPr>
          <w:p w14:paraId="620BEB28" w14:textId="77777777" w:rsidR="00F34295" w:rsidRPr="00087E0A" w:rsidRDefault="0057459F" w:rsidP="00F34295">
            <w:pPr>
              <w:widowControl w:val="0"/>
              <w:autoSpaceDE w:val="0"/>
              <w:autoSpaceDN w:val="0"/>
              <w:adjustRightInd w:val="0"/>
              <w:spacing w:before="60" w:after="60" w:line="280" w:lineRule="atLeast"/>
              <w:rPr>
                <w:color w:val="000000" w:themeColor="text1"/>
              </w:rPr>
            </w:pPr>
            <w:r w:rsidRPr="00087E0A">
              <w:rPr>
                <w:color w:val="000000" w:themeColor="text1"/>
              </w:rPr>
              <w:t>Key incremental</w:t>
            </w:r>
            <w:r w:rsidR="00F34295" w:rsidRPr="00087E0A">
              <w:rPr>
                <w:color w:val="000000" w:themeColor="text1"/>
              </w:rPr>
              <w:t xml:space="preserve"> professional standards</w:t>
            </w:r>
            <w:r w:rsidRPr="00087E0A">
              <w:rPr>
                <w:color w:val="000000" w:themeColor="text1"/>
              </w:rPr>
              <w:t xml:space="preserve"> requirements</w:t>
            </w:r>
          </w:p>
          <w:p w14:paraId="7E49465A" w14:textId="77777777" w:rsidR="00F34295" w:rsidRPr="00087E0A" w:rsidRDefault="00F34295" w:rsidP="00F34295">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 xml:space="preserve">Include </w:t>
            </w:r>
            <w:r w:rsidR="002878E4" w:rsidRPr="00087E0A">
              <w:rPr>
                <w:color w:val="FF0000"/>
              </w:rPr>
              <w:t xml:space="preserve">and tailor </w:t>
            </w:r>
            <w:r w:rsidRPr="00087E0A">
              <w:rPr>
                <w:color w:val="FF0000"/>
              </w:rPr>
              <w:t>this, as necessary, based on the tailored instructions above.]</w:t>
            </w:r>
          </w:p>
        </w:tc>
        <w:tc>
          <w:tcPr>
            <w:tcW w:w="2328" w:type="dxa"/>
            <w:shd w:val="clear" w:color="auto" w:fill="000000" w:themeFill="text1"/>
          </w:tcPr>
          <w:p w14:paraId="5C1CEF51" w14:textId="77777777" w:rsidR="00F34295" w:rsidRPr="00087E0A" w:rsidRDefault="00F34295" w:rsidP="008D3AE4">
            <w:pPr>
              <w:spacing w:before="60" w:after="60"/>
              <w:rPr>
                <w:color w:val="FF0000"/>
              </w:rPr>
            </w:pPr>
          </w:p>
        </w:tc>
        <w:tc>
          <w:tcPr>
            <w:tcW w:w="2610" w:type="dxa"/>
          </w:tcPr>
          <w:p w14:paraId="5D15E3BF" w14:textId="77777777" w:rsidR="00F34295" w:rsidRPr="00087E0A" w:rsidRDefault="00F34295" w:rsidP="00160234">
            <w:pPr>
              <w:spacing w:before="60" w:after="60"/>
              <w:rPr>
                <w:i/>
                <w:color w:val="FF0000"/>
              </w:rPr>
            </w:pPr>
          </w:p>
        </w:tc>
      </w:tr>
      <w:tr w:rsidR="00F34295" w:rsidRPr="00087E0A" w14:paraId="6092C70B" w14:textId="77777777" w:rsidTr="00604AFC">
        <w:tc>
          <w:tcPr>
            <w:tcW w:w="4135" w:type="dxa"/>
            <w:shd w:val="clear" w:color="auto" w:fill="FFFFFF" w:themeFill="background1"/>
          </w:tcPr>
          <w:p w14:paraId="3CF6D1D6" w14:textId="77777777" w:rsidR="00F34295" w:rsidRPr="00087E0A" w:rsidRDefault="001326D0" w:rsidP="00F34295">
            <w:pPr>
              <w:widowControl w:val="0"/>
              <w:autoSpaceDE w:val="0"/>
              <w:autoSpaceDN w:val="0"/>
              <w:adjustRightInd w:val="0"/>
              <w:spacing w:before="60" w:after="60" w:line="280" w:lineRule="atLeast"/>
              <w:rPr>
                <w:color w:val="000000" w:themeColor="text1"/>
              </w:rPr>
            </w:pPr>
            <w:r w:rsidRPr="00087E0A">
              <w:rPr>
                <w:color w:val="000000" w:themeColor="text1"/>
              </w:rPr>
              <w:t>Key incremental i</w:t>
            </w:r>
            <w:r w:rsidR="00F34295" w:rsidRPr="00087E0A">
              <w:rPr>
                <w:color w:val="000000" w:themeColor="text1"/>
              </w:rPr>
              <w:t xml:space="preserve">ndependence requirements </w:t>
            </w:r>
          </w:p>
          <w:p w14:paraId="63DCE1A5" w14:textId="77777777" w:rsidR="00F34295" w:rsidRPr="00087E0A" w:rsidRDefault="00F34295" w:rsidP="00F34295">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 xml:space="preserve">Include </w:t>
            </w:r>
            <w:r w:rsidR="002878E4" w:rsidRPr="00087E0A">
              <w:rPr>
                <w:color w:val="FF0000"/>
              </w:rPr>
              <w:t xml:space="preserve">and tailor </w:t>
            </w:r>
            <w:r w:rsidRPr="00087E0A">
              <w:rPr>
                <w:color w:val="FF0000"/>
              </w:rPr>
              <w:t>this, as necessary, based on the tailored instructions above.]</w:t>
            </w:r>
          </w:p>
        </w:tc>
        <w:tc>
          <w:tcPr>
            <w:tcW w:w="2328" w:type="dxa"/>
            <w:shd w:val="clear" w:color="auto" w:fill="000000" w:themeFill="text1"/>
          </w:tcPr>
          <w:p w14:paraId="2BC96E27" w14:textId="77777777" w:rsidR="00F34295" w:rsidRPr="00087E0A" w:rsidRDefault="00F34295" w:rsidP="008D3AE4">
            <w:pPr>
              <w:spacing w:before="60" w:after="60"/>
              <w:rPr>
                <w:color w:val="FF0000"/>
              </w:rPr>
            </w:pPr>
          </w:p>
        </w:tc>
        <w:tc>
          <w:tcPr>
            <w:tcW w:w="2610" w:type="dxa"/>
          </w:tcPr>
          <w:p w14:paraId="6993A7A1" w14:textId="77777777" w:rsidR="00F34295" w:rsidRPr="00087E0A" w:rsidRDefault="00F34295" w:rsidP="00160234">
            <w:pPr>
              <w:spacing w:before="60" w:after="60"/>
              <w:rPr>
                <w:i/>
                <w:color w:val="FF0000"/>
              </w:rPr>
            </w:pPr>
          </w:p>
        </w:tc>
      </w:tr>
      <w:tr w:rsidR="00FA16B7" w:rsidRPr="00087E0A" w14:paraId="5BA8B98F" w14:textId="77777777" w:rsidTr="00604AFC">
        <w:tc>
          <w:tcPr>
            <w:tcW w:w="4135" w:type="dxa"/>
            <w:shd w:val="clear" w:color="auto" w:fill="FFFFFF" w:themeFill="background1"/>
          </w:tcPr>
          <w:p w14:paraId="79EADEFD" w14:textId="6CC5E450" w:rsidR="00282E47" w:rsidRPr="00087E0A" w:rsidRDefault="00FA16B7" w:rsidP="00160234">
            <w:pPr>
              <w:widowControl w:val="0"/>
              <w:autoSpaceDE w:val="0"/>
              <w:autoSpaceDN w:val="0"/>
              <w:adjustRightInd w:val="0"/>
              <w:spacing w:before="60" w:after="60" w:line="280" w:lineRule="atLeast"/>
              <w:rPr>
                <w:color w:val="000000" w:themeColor="text1"/>
              </w:rPr>
            </w:pPr>
            <w:r w:rsidRPr="00087E0A">
              <w:rPr>
                <w:color w:val="000000" w:themeColor="text1"/>
              </w:rPr>
              <w:t>Services Agreement</w:t>
            </w:r>
            <w:r w:rsidR="00277AB1" w:rsidRPr="00087E0A">
              <w:rPr>
                <w:color w:val="000000" w:themeColor="text1"/>
              </w:rPr>
              <w:t xml:space="preserve"> – Group Audit</w:t>
            </w:r>
            <w:r w:rsidRPr="00087E0A">
              <w:rPr>
                <w:color w:val="000000" w:themeColor="text1"/>
              </w:rPr>
              <w:t xml:space="preserve"> </w:t>
            </w:r>
          </w:p>
          <w:p w14:paraId="427982A0" w14:textId="77777777" w:rsidR="00FA16B7" w:rsidRPr="00087E0A" w:rsidRDefault="00FA16B7" w:rsidP="00160234">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only required when the component auditor is a member firm. The group engagement team is responsible for initiating the agreement.]</w:t>
            </w:r>
          </w:p>
        </w:tc>
        <w:tc>
          <w:tcPr>
            <w:tcW w:w="2328" w:type="dxa"/>
          </w:tcPr>
          <w:p w14:paraId="4A95118F" w14:textId="7ED4BD8E" w:rsidR="00FA16B7" w:rsidRPr="00087E0A" w:rsidRDefault="00FA16B7" w:rsidP="00BE2EFE">
            <w:pPr>
              <w:spacing w:before="60" w:after="60"/>
              <w:rPr>
                <w:color w:val="FF0000"/>
              </w:rPr>
            </w:pPr>
            <w:r w:rsidRPr="00087E0A">
              <w:rPr>
                <w:color w:val="FF0000"/>
              </w:rPr>
              <w:t>[</w:t>
            </w:r>
            <w:r w:rsidRPr="00087E0A">
              <w:rPr>
                <w:b/>
                <w:color w:val="FF0000"/>
              </w:rPr>
              <w:t>Instructional Note to Group Engagement Team:</w:t>
            </w:r>
            <w:r w:rsidRPr="00087E0A">
              <w:rPr>
                <w:color w:val="FF0000"/>
              </w:rPr>
              <w:t xml:space="preserve"> Insert the same date as </w:t>
            </w:r>
            <w:r w:rsidR="002778CF" w:rsidRPr="00087E0A">
              <w:rPr>
                <w:color w:val="FF0000"/>
              </w:rPr>
              <w:t>that used</w:t>
            </w:r>
            <w:r w:rsidRPr="00087E0A">
              <w:rPr>
                <w:color w:val="FF0000"/>
              </w:rPr>
              <w:t xml:space="preserve"> for the Acknowledgment of Group Audit Instructions.]</w:t>
            </w:r>
          </w:p>
        </w:tc>
        <w:tc>
          <w:tcPr>
            <w:tcW w:w="2610" w:type="dxa"/>
          </w:tcPr>
          <w:p w14:paraId="53CF8832" w14:textId="77777777" w:rsidR="00FA16B7" w:rsidRPr="00087E0A" w:rsidRDefault="00FA16B7" w:rsidP="00160234">
            <w:pPr>
              <w:spacing w:before="60" w:after="60"/>
              <w:rPr>
                <w:i/>
                <w:color w:val="FF0000"/>
              </w:rPr>
            </w:pPr>
          </w:p>
        </w:tc>
      </w:tr>
      <w:tr w:rsidR="00471863" w:rsidRPr="00087E0A" w14:paraId="6DB68459" w14:textId="77777777" w:rsidTr="00604AFC">
        <w:tc>
          <w:tcPr>
            <w:tcW w:w="4135" w:type="dxa"/>
            <w:shd w:val="clear" w:color="auto" w:fill="FFFFFF" w:themeFill="background1"/>
          </w:tcPr>
          <w:p w14:paraId="033061DF" w14:textId="77777777" w:rsidR="00471863"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000000" w:themeColor="text1"/>
              </w:rPr>
              <w:t xml:space="preserve">Subsequent Events Memorandum </w:t>
            </w:r>
          </w:p>
        </w:tc>
        <w:tc>
          <w:tcPr>
            <w:tcW w:w="2328" w:type="dxa"/>
            <w:shd w:val="clear" w:color="auto" w:fill="auto"/>
          </w:tcPr>
          <w:p w14:paraId="72275B43" w14:textId="77777777" w:rsidR="00471863" w:rsidRPr="00087E0A" w:rsidRDefault="00471863" w:rsidP="00471863">
            <w:pPr>
              <w:spacing w:before="60" w:after="60"/>
              <w:rPr>
                <w:i/>
                <w:color w:val="FF0000"/>
              </w:rPr>
            </w:pPr>
            <w:r w:rsidRPr="00087E0A">
              <w:rPr>
                <w:color w:val="000000" w:themeColor="text1"/>
              </w:rPr>
              <w:t>Date of auditor’s report on Group Financial Statements</w:t>
            </w:r>
          </w:p>
        </w:tc>
        <w:tc>
          <w:tcPr>
            <w:tcW w:w="2610" w:type="dxa"/>
          </w:tcPr>
          <w:p w14:paraId="6AE4FC78" w14:textId="77777777" w:rsidR="00471863" w:rsidRPr="00087E0A" w:rsidRDefault="00471863" w:rsidP="00471863">
            <w:pPr>
              <w:spacing w:before="60" w:after="60"/>
              <w:rPr>
                <w:i/>
                <w:color w:val="FF0000"/>
              </w:rPr>
            </w:pPr>
          </w:p>
        </w:tc>
      </w:tr>
      <w:tr w:rsidR="00471863" w:rsidRPr="00087E0A" w14:paraId="1B469EBE" w14:textId="77777777" w:rsidTr="00604AFC">
        <w:tc>
          <w:tcPr>
            <w:tcW w:w="4135" w:type="dxa"/>
            <w:shd w:val="clear" w:color="auto" w:fill="FFFFFF" w:themeFill="background1"/>
          </w:tcPr>
          <w:p w14:paraId="0E0034CF" w14:textId="77777777" w:rsidR="00802446"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000000" w:themeColor="text1"/>
              </w:rPr>
              <w:t xml:space="preserve">Budget to Actual Fee Information at Component </w:t>
            </w:r>
          </w:p>
          <w:p w14:paraId="38F6A106" w14:textId="77777777" w:rsidR="00471863" w:rsidRPr="00087E0A" w:rsidRDefault="00471863" w:rsidP="00471863">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optional and would typically only be used when the component auditor is a member firm.] </w:t>
            </w:r>
          </w:p>
        </w:tc>
        <w:tc>
          <w:tcPr>
            <w:tcW w:w="2328" w:type="dxa"/>
          </w:tcPr>
          <w:p w14:paraId="688C2304" w14:textId="77777777" w:rsidR="00471863" w:rsidRPr="00087E0A" w:rsidRDefault="00471863" w:rsidP="00471863">
            <w:pPr>
              <w:spacing w:before="60" w:after="60"/>
              <w:rPr>
                <w:color w:val="000000" w:themeColor="text1"/>
              </w:rPr>
            </w:pPr>
            <w:r w:rsidRPr="00087E0A">
              <w:rPr>
                <w:color w:val="000000" w:themeColor="text1"/>
              </w:rPr>
              <w:t>Upon completion of your work</w:t>
            </w:r>
          </w:p>
        </w:tc>
        <w:tc>
          <w:tcPr>
            <w:tcW w:w="2610" w:type="dxa"/>
          </w:tcPr>
          <w:p w14:paraId="6328475D" w14:textId="77777777" w:rsidR="00471863" w:rsidRPr="00087E0A" w:rsidRDefault="00471863" w:rsidP="00471863">
            <w:pPr>
              <w:spacing w:before="60" w:after="60"/>
              <w:rPr>
                <w:i/>
                <w:color w:val="FF0000"/>
              </w:rPr>
            </w:pPr>
          </w:p>
        </w:tc>
      </w:tr>
    </w:tbl>
    <w:p w14:paraId="067B35BE" w14:textId="77777777" w:rsidR="00C22A49" w:rsidRPr="00087E0A" w:rsidRDefault="00C22A49">
      <w:pPr>
        <w:rPr>
          <w:rFonts w:ascii="Arial Black" w:hAnsi="Arial Black"/>
          <w:color w:val="FF0000"/>
          <w:kern w:val="32"/>
          <w:sz w:val="40"/>
          <w:szCs w:val="40"/>
        </w:rPr>
      </w:pPr>
      <w:r w:rsidRPr="00087E0A">
        <w:rPr>
          <w:color w:val="FF0000"/>
          <w:sz w:val="40"/>
          <w:szCs w:val="40"/>
        </w:rPr>
        <w:br w:type="page"/>
      </w:r>
    </w:p>
    <w:p w14:paraId="2D919824" w14:textId="77777777" w:rsidR="00F222F5" w:rsidRPr="00087E0A" w:rsidRDefault="00F222F5" w:rsidP="00604AFC">
      <w:pPr>
        <w:pStyle w:val="Heading2"/>
        <w:rPr>
          <w:color w:val="FF0000"/>
          <w:sz w:val="40"/>
          <w:szCs w:val="40"/>
        </w:rPr>
      </w:pPr>
      <w:r w:rsidRPr="00087E0A">
        <w:rPr>
          <w:color w:val="FF0000"/>
          <w:sz w:val="40"/>
          <w:szCs w:val="40"/>
        </w:rPr>
        <w:lastRenderedPageBreak/>
        <w:t>O</w:t>
      </w:r>
      <w:r w:rsidR="001A6FA9" w:rsidRPr="00087E0A">
        <w:rPr>
          <w:color w:val="FF0000"/>
          <w:sz w:val="40"/>
          <w:szCs w:val="40"/>
        </w:rPr>
        <w:t>ption 4: Review of f</w:t>
      </w:r>
      <w:r w:rsidRPr="00087E0A">
        <w:rPr>
          <w:color w:val="FF0000"/>
          <w:sz w:val="40"/>
          <w:szCs w:val="40"/>
        </w:rPr>
        <w:t xml:space="preserve">inancial </w:t>
      </w:r>
      <w:r w:rsidR="001A6FA9" w:rsidRPr="00087E0A">
        <w:rPr>
          <w:color w:val="FF0000"/>
          <w:sz w:val="40"/>
          <w:szCs w:val="40"/>
        </w:rPr>
        <w:t>i</w:t>
      </w:r>
      <w:r w:rsidRPr="00087E0A">
        <w:rPr>
          <w:color w:val="FF0000"/>
          <w:sz w:val="40"/>
          <w:szCs w:val="40"/>
        </w:rPr>
        <w:t>nformation</w:t>
      </w:r>
    </w:p>
    <w:p w14:paraId="45865580" w14:textId="77777777" w:rsidR="00B178C3" w:rsidRPr="00087E0A" w:rsidRDefault="00B178C3" w:rsidP="00B178C3">
      <w:pPr>
        <w:pStyle w:val="BodyText"/>
        <w:rPr>
          <w:color w:val="000000" w:themeColor="text1"/>
        </w:rPr>
      </w:pPr>
      <w:r w:rsidRPr="00087E0A">
        <w:rPr>
          <w:color w:val="000000" w:themeColor="text1"/>
        </w:rPr>
        <w:t xml:space="preserve">In accordance with the </w:t>
      </w:r>
      <w:r w:rsidRPr="00087E0A">
        <w:rPr>
          <w:b/>
          <w:color w:val="000000" w:themeColor="text1"/>
        </w:rPr>
        <w:t>Group Audit Instructions</w:t>
      </w:r>
      <w:r w:rsidRPr="00087E0A">
        <w:rPr>
          <w:color w:val="000000" w:themeColor="text1"/>
        </w:rPr>
        <w:t xml:space="preserve">, </w:t>
      </w:r>
      <w:r w:rsidR="002F08AB" w:rsidRPr="00087E0A">
        <w:rPr>
          <w:color w:val="000000" w:themeColor="text1"/>
        </w:rPr>
        <w:t xml:space="preserve">you are being requested </w:t>
      </w:r>
      <w:r w:rsidRPr="00087E0A">
        <w:rPr>
          <w:color w:val="000000" w:themeColor="text1"/>
        </w:rPr>
        <w:t>to perform a</w:t>
      </w:r>
      <w:r w:rsidRPr="00087E0A">
        <w:rPr>
          <w:b/>
          <w:color w:val="000000" w:themeColor="text1"/>
        </w:rPr>
        <w:t xml:space="preserve"> review of financial information</w:t>
      </w:r>
      <w:r w:rsidRPr="00087E0A">
        <w:rPr>
          <w:color w:val="000000" w:themeColor="text1"/>
        </w:rPr>
        <w:t xml:space="preserve">.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E17B3" w:rsidRPr="00087E0A" w14:paraId="56BE104A" w14:textId="77777777" w:rsidTr="00604AFC">
        <w:tc>
          <w:tcPr>
            <w:tcW w:w="9080" w:type="dxa"/>
          </w:tcPr>
          <w:p w14:paraId="4D8AE0B9" w14:textId="77777777" w:rsidR="004E17B3" w:rsidRPr="00087E0A" w:rsidRDefault="004E17B3" w:rsidP="0058409C">
            <w:pPr>
              <w:pStyle w:val="Heading2"/>
              <w:rPr>
                <w:color w:val="FF0000"/>
              </w:rPr>
            </w:pPr>
            <w:r w:rsidRPr="00087E0A">
              <w:rPr>
                <w:color w:val="FF0000"/>
              </w:rPr>
              <w:t>Instructional Note to Group Engagement Team</w:t>
            </w:r>
          </w:p>
          <w:p w14:paraId="63DBEF26" w14:textId="77777777" w:rsidR="00F8424C" w:rsidRPr="00087E0A" w:rsidRDefault="00CA3B62" w:rsidP="00F8424C">
            <w:pPr>
              <w:pStyle w:val="BodyText"/>
              <w:spacing w:after="60"/>
              <w:rPr>
                <w:color w:val="FF0000"/>
              </w:rPr>
            </w:pPr>
            <w:r w:rsidRPr="00087E0A">
              <w:rPr>
                <w:color w:val="FF0000"/>
              </w:rPr>
              <w:t>The following</w:t>
            </w:r>
            <w:r w:rsidR="008E40F1" w:rsidRPr="00087E0A">
              <w:rPr>
                <w:color w:val="FF0000"/>
              </w:rPr>
              <w:t xml:space="preserve"> “Professional standards” section</w:t>
            </w:r>
            <w:r w:rsidRPr="00087E0A">
              <w:rPr>
                <w:color w:val="FF0000"/>
              </w:rPr>
              <w:t xml:space="preserve"> is used to communicate the professional standards to be applied by the component auditor for the review of the component’s financial information</w:t>
            </w:r>
            <w:r w:rsidR="00F8424C" w:rsidRPr="00087E0A">
              <w:rPr>
                <w:color w:val="FF0000"/>
              </w:rPr>
              <w:t>. There are two options</w:t>
            </w:r>
            <w:r w:rsidR="0034389A" w:rsidRPr="00087E0A">
              <w:rPr>
                <w:color w:val="FF0000"/>
              </w:rPr>
              <w:t>:</w:t>
            </w:r>
          </w:p>
          <w:p w14:paraId="07726BC3" w14:textId="09674B2D" w:rsidR="00AE33B6" w:rsidRPr="00087E0A" w:rsidRDefault="00F8424C" w:rsidP="00F8424C">
            <w:pPr>
              <w:pStyle w:val="BodyText"/>
              <w:numPr>
                <w:ilvl w:val="0"/>
                <w:numId w:val="45"/>
              </w:numPr>
              <w:spacing w:after="60"/>
              <w:ind w:left="332" w:hanging="332"/>
              <w:rPr>
                <w:color w:val="FF0000"/>
              </w:rPr>
            </w:pPr>
            <w:r w:rsidRPr="00087E0A">
              <w:rPr>
                <w:rFonts w:ascii="Arial" w:hAnsi="Arial"/>
                <w:b/>
                <w:color w:val="FF0000"/>
                <w:sz w:val="20"/>
              </w:rPr>
              <w:t xml:space="preserve">Option </w:t>
            </w:r>
            <w:r w:rsidR="00855FDB" w:rsidRPr="00087E0A">
              <w:rPr>
                <w:rFonts w:ascii="Arial" w:hAnsi="Arial"/>
                <w:b/>
                <w:color w:val="FF0000"/>
                <w:sz w:val="20"/>
              </w:rPr>
              <w:t>A</w:t>
            </w:r>
            <w:r w:rsidRPr="00087E0A">
              <w:rPr>
                <w:rFonts w:ascii="Arial" w:hAnsi="Arial"/>
                <w:b/>
                <w:color w:val="FF0000"/>
                <w:sz w:val="20"/>
              </w:rPr>
              <w:t>:</w:t>
            </w:r>
            <w:r w:rsidRPr="00087E0A">
              <w:rPr>
                <w:color w:val="FF0000"/>
                <w:sz w:val="20"/>
              </w:rPr>
              <w:t xml:space="preserve"> </w:t>
            </w:r>
            <w:r w:rsidRPr="00087E0A">
              <w:rPr>
                <w:color w:val="FF0000"/>
              </w:rPr>
              <w:t xml:space="preserve">This option is used </w:t>
            </w:r>
            <w:r w:rsidR="00F63BD5" w:rsidRPr="00087E0A">
              <w:rPr>
                <w:color w:val="FF0000"/>
              </w:rPr>
              <w:t xml:space="preserve">when the review may be performed in accordance with </w:t>
            </w:r>
            <w:r w:rsidR="0034389A" w:rsidRPr="00087E0A">
              <w:rPr>
                <w:color w:val="FF0000"/>
              </w:rPr>
              <w:t xml:space="preserve">(a) </w:t>
            </w:r>
            <w:r w:rsidR="00F63BD5" w:rsidRPr="00087E0A">
              <w:rPr>
                <w:color w:val="FF0000"/>
              </w:rPr>
              <w:t xml:space="preserve">ISRE 2400, </w:t>
            </w:r>
            <w:r w:rsidR="00F63BD5" w:rsidRPr="00087E0A">
              <w:rPr>
                <w:i/>
                <w:color w:val="FF0000"/>
              </w:rPr>
              <w:t>Engagements to Review Financial Statements</w:t>
            </w:r>
            <w:r w:rsidR="00F63BD5" w:rsidRPr="00087E0A">
              <w:rPr>
                <w:color w:val="FF0000"/>
              </w:rPr>
              <w:t xml:space="preserve">, </w:t>
            </w:r>
            <w:r w:rsidR="0034389A" w:rsidRPr="00087E0A">
              <w:rPr>
                <w:color w:val="FF0000"/>
              </w:rPr>
              <w:t xml:space="preserve">(b) </w:t>
            </w:r>
            <w:r w:rsidR="00F63BD5" w:rsidRPr="00087E0A">
              <w:rPr>
                <w:color w:val="FF0000"/>
              </w:rPr>
              <w:t xml:space="preserve">ISRE 2410, </w:t>
            </w:r>
            <w:r w:rsidR="00F63BD5" w:rsidRPr="00087E0A">
              <w:rPr>
                <w:i/>
                <w:color w:val="FF0000"/>
              </w:rPr>
              <w:t>Review of Interim Financial Information Performed by the Independent Auditor of the Entity</w:t>
            </w:r>
            <w:r w:rsidR="00F63BD5" w:rsidRPr="00087E0A">
              <w:rPr>
                <w:color w:val="FF0000"/>
              </w:rPr>
              <w:t xml:space="preserve">, or </w:t>
            </w:r>
            <w:r w:rsidR="0034389A" w:rsidRPr="00087E0A">
              <w:rPr>
                <w:color w:val="FF0000"/>
              </w:rPr>
              <w:t xml:space="preserve">(c) </w:t>
            </w:r>
            <w:r w:rsidR="00F63BD5" w:rsidRPr="00087E0A">
              <w:rPr>
                <w:color w:val="FF0000"/>
              </w:rPr>
              <w:t xml:space="preserve">the component auditor’s </w:t>
            </w:r>
            <w:r w:rsidR="0034389A" w:rsidRPr="00087E0A">
              <w:rPr>
                <w:color w:val="FF0000"/>
              </w:rPr>
              <w:t>l</w:t>
            </w:r>
            <w:r w:rsidR="00F63BD5" w:rsidRPr="00087E0A">
              <w:rPr>
                <w:color w:val="FF0000"/>
              </w:rPr>
              <w:t>o</w:t>
            </w:r>
            <w:r w:rsidR="0034389A" w:rsidRPr="00087E0A">
              <w:rPr>
                <w:color w:val="FF0000"/>
              </w:rPr>
              <w:t xml:space="preserve">cal professional standards to the extent they are </w:t>
            </w:r>
            <w:r w:rsidR="004D6145">
              <w:rPr>
                <w:color w:val="FF0000"/>
              </w:rPr>
              <w:t xml:space="preserve">generally </w:t>
            </w:r>
            <w:r w:rsidR="00F63BD5" w:rsidRPr="00087E0A">
              <w:rPr>
                <w:color w:val="FF0000"/>
              </w:rPr>
              <w:t>equivalent or more restrictive</w:t>
            </w:r>
            <w:r w:rsidR="004D6145">
              <w:rPr>
                <w:color w:val="FF0000"/>
              </w:rPr>
              <w:t xml:space="preserve"> and established by an authorized or recognized standards setting organization</w:t>
            </w:r>
            <w:r w:rsidR="00F63BD5" w:rsidRPr="00087E0A">
              <w:rPr>
                <w:color w:val="FF0000"/>
              </w:rPr>
              <w:t>.</w:t>
            </w:r>
          </w:p>
          <w:p w14:paraId="4B9CBAFB" w14:textId="77777777" w:rsidR="004E17B3" w:rsidRPr="00087E0A" w:rsidRDefault="00F8424C" w:rsidP="0034389A">
            <w:pPr>
              <w:pStyle w:val="BodyText"/>
              <w:numPr>
                <w:ilvl w:val="0"/>
                <w:numId w:val="45"/>
              </w:numPr>
              <w:spacing w:after="60"/>
              <w:ind w:left="332" w:hanging="332"/>
              <w:rPr>
                <w:color w:val="FF0000"/>
              </w:rPr>
            </w:pPr>
            <w:r w:rsidRPr="00087E0A">
              <w:rPr>
                <w:rFonts w:ascii="Arial" w:hAnsi="Arial"/>
                <w:b/>
                <w:color w:val="FF0000"/>
                <w:sz w:val="20"/>
              </w:rPr>
              <w:t xml:space="preserve">Option </w:t>
            </w:r>
            <w:r w:rsidR="00855FDB" w:rsidRPr="00087E0A">
              <w:rPr>
                <w:rFonts w:ascii="Arial" w:hAnsi="Arial"/>
                <w:b/>
                <w:color w:val="FF0000"/>
                <w:sz w:val="20"/>
              </w:rPr>
              <w:t>B</w:t>
            </w:r>
            <w:r w:rsidRPr="00087E0A">
              <w:rPr>
                <w:rFonts w:ascii="Arial" w:hAnsi="Arial"/>
                <w:b/>
                <w:color w:val="FF0000"/>
                <w:sz w:val="20"/>
              </w:rPr>
              <w:t>:</w:t>
            </w:r>
            <w:r w:rsidRPr="00087E0A">
              <w:rPr>
                <w:color w:val="FF0000"/>
              </w:rPr>
              <w:t xml:space="preserve"> This option is used when </w:t>
            </w:r>
            <w:r w:rsidR="00F63BD5" w:rsidRPr="00087E0A">
              <w:rPr>
                <w:color w:val="FF0000"/>
              </w:rPr>
              <w:t>the review is to be performed in accordance with the group engagement team’s local professional standards.</w:t>
            </w:r>
            <w:r w:rsidRPr="00087E0A">
              <w:rPr>
                <w:color w:val="FF0000"/>
              </w:rPr>
              <w:t xml:space="preserve"> </w:t>
            </w:r>
          </w:p>
        </w:tc>
      </w:tr>
    </w:tbl>
    <w:p w14:paraId="6210658C" w14:textId="77777777" w:rsidR="008C5D51" w:rsidRDefault="008C5D51" w:rsidP="00823E66">
      <w:pPr>
        <w:pStyle w:val="Heading2"/>
      </w:pPr>
    </w:p>
    <w:p w14:paraId="5483D04E" w14:textId="77777777" w:rsidR="00823E66" w:rsidRPr="00087E0A" w:rsidRDefault="00F8424C" w:rsidP="00823E66">
      <w:pPr>
        <w:pStyle w:val="Heading2"/>
      </w:pPr>
      <w:r w:rsidRPr="00087E0A">
        <w:t>P</w:t>
      </w:r>
      <w:r w:rsidR="00823E66" w:rsidRPr="00087E0A">
        <w:t>rofessional standards</w:t>
      </w:r>
    </w:p>
    <w:p w14:paraId="5FDB2FFA" w14:textId="77777777" w:rsidR="00F8424C" w:rsidRPr="00087E0A" w:rsidRDefault="00F8424C" w:rsidP="00F8424C">
      <w:pPr>
        <w:pStyle w:val="BodyText"/>
        <w:spacing w:after="0"/>
        <w:rPr>
          <w:color w:val="FF0000"/>
        </w:rPr>
      </w:pPr>
      <w:r w:rsidRPr="00087E0A">
        <w:rPr>
          <w:color w:val="FF0000"/>
        </w:rPr>
        <w:t xml:space="preserve">[Option </w:t>
      </w:r>
      <w:r w:rsidR="00855FDB" w:rsidRPr="00087E0A">
        <w:rPr>
          <w:color w:val="FF0000"/>
        </w:rPr>
        <w:t>A</w:t>
      </w:r>
      <w:r w:rsidRPr="00087E0A">
        <w:rPr>
          <w:color w:val="FF0000"/>
        </w:rPr>
        <w:t>]</w:t>
      </w:r>
      <w:r w:rsidR="00CF0690" w:rsidRPr="00087E0A">
        <w:rPr>
          <w:color w:val="FF0000"/>
        </w:rPr>
        <w:t xml:space="preserve"> </w:t>
      </w:r>
    </w:p>
    <w:p w14:paraId="76CC7C62" w14:textId="77777777" w:rsidR="003724BA" w:rsidRPr="00087E0A" w:rsidRDefault="00823E66" w:rsidP="00B178C3">
      <w:pPr>
        <w:pStyle w:val="BodyText"/>
        <w:rPr>
          <w:color w:val="000000" w:themeColor="text1"/>
        </w:rPr>
      </w:pPr>
      <w:r w:rsidRPr="00087E0A">
        <w:rPr>
          <w:color w:val="000000" w:themeColor="text1"/>
        </w:rPr>
        <w:t xml:space="preserve">Your review </w:t>
      </w:r>
      <w:r w:rsidR="002F08AB" w:rsidRPr="00087E0A">
        <w:rPr>
          <w:color w:val="000000" w:themeColor="text1"/>
        </w:rPr>
        <w:t xml:space="preserve">of the Component Financial Information </w:t>
      </w:r>
      <w:r w:rsidRPr="00087E0A">
        <w:rPr>
          <w:color w:val="000000" w:themeColor="text1"/>
        </w:rPr>
        <w:t>may be performed, adapted as necessary in the circumstances</w:t>
      </w:r>
      <w:r w:rsidR="001E0787" w:rsidRPr="00087E0A">
        <w:rPr>
          <w:color w:val="000000" w:themeColor="text1"/>
        </w:rPr>
        <w:t xml:space="preserve"> based on the </w:t>
      </w:r>
      <w:r w:rsidR="001E0787" w:rsidRPr="00087E0A">
        <w:rPr>
          <w:b/>
          <w:color w:val="000000" w:themeColor="text1"/>
        </w:rPr>
        <w:t>Group Audit Instructions</w:t>
      </w:r>
      <w:r w:rsidRPr="00087E0A">
        <w:rPr>
          <w:color w:val="000000" w:themeColor="text1"/>
        </w:rPr>
        <w:t xml:space="preserve">, in accordance with International Standard on Review Engagements (ISRE) 2400, </w:t>
      </w:r>
      <w:r w:rsidRPr="00087E0A">
        <w:rPr>
          <w:i/>
          <w:color w:val="000000" w:themeColor="text1"/>
        </w:rPr>
        <w:t>Engagements to Review Financial Statements</w:t>
      </w:r>
      <w:r w:rsidRPr="00087E0A">
        <w:rPr>
          <w:color w:val="000000" w:themeColor="text1"/>
        </w:rPr>
        <w:t xml:space="preserve">, or as applicable, ISRE 2410, </w:t>
      </w:r>
      <w:r w:rsidRPr="00087E0A">
        <w:rPr>
          <w:i/>
          <w:color w:val="000000" w:themeColor="text1"/>
        </w:rPr>
        <w:t>Review of Interim Financial Information Performed by the Independent Auditor of the Entity</w:t>
      </w:r>
      <w:r w:rsidRPr="00087E0A">
        <w:rPr>
          <w:color w:val="000000" w:themeColor="text1"/>
        </w:rPr>
        <w:t xml:space="preserve">. </w:t>
      </w:r>
    </w:p>
    <w:p w14:paraId="1DCCB164" w14:textId="5ABBBA57" w:rsidR="00823E66" w:rsidRPr="00087E0A" w:rsidRDefault="00823E66" w:rsidP="00B178C3">
      <w:pPr>
        <w:pStyle w:val="BodyText"/>
        <w:rPr>
          <w:color w:val="000000" w:themeColor="text1"/>
        </w:rPr>
      </w:pPr>
      <w:r w:rsidRPr="00087E0A">
        <w:rPr>
          <w:color w:val="000000" w:themeColor="text1"/>
        </w:rPr>
        <w:t>Local professional standards may be use</w:t>
      </w:r>
      <w:r w:rsidR="00E66427" w:rsidRPr="00087E0A">
        <w:rPr>
          <w:color w:val="000000" w:themeColor="text1"/>
        </w:rPr>
        <w:t>d</w:t>
      </w:r>
      <w:r w:rsidRPr="00087E0A">
        <w:rPr>
          <w:color w:val="000000" w:themeColor="text1"/>
        </w:rPr>
        <w:t xml:space="preserve"> if such standards are generally equivalent or more restrictive</w:t>
      </w:r>
      <w:r w:rsidR="004D6145">
        <w:rPr>
          <w:color w:val="000000" w:themeColor="text1"/>
        </w:rPr>
        <w:t xml:space="preserve"> and established by an authorized or recognized standards setting organization</w:t>
      </w:r>
      <w:r w:rsidRPr="00087E0A">
        <w:rPr>
          <w:color w:val="000000" w:themeColor="text1"/>
        </w:rPr>
        <w:t>.</w:t>
      </w:r>
      <w:r w:rsidR="00DE65AA" w:rsidRPr="00087E0A">
        <w:rPr>
          <w:color w:val="000000" w:themeColor="text1"/>
        </w:rPr>
        <w:t xml:space="preserve"> </w:t>
      </w:r>
      <w:r w:rsidR="003724BA" w:rsidRPr="00087E0A">
        <w:rPr>
          <w:color w:val="000000" w:themeColor="text1"/>
        </w:rPr>
        <w:t>Prior to beginning your work, p</w:t>
      </w:r>
      <w:r w:rsidR="00DE65AA" w:rsidRPr="00087E0A">
        <w:rPr>
          <w:color w:val="000000" w:themeColor="text1"/>
        </w:rPr>
        <w:t xml:space="preserve">lease inform us </w:t>
      </w:r>
      <w:r w:rsidR="003724BA" w:rsidRPr="00087E0A">
        <w:rPr>
          <w:color w:val="000000" w:themeColor="text1"/>
        </w:rPr>
        <w:t>if you plan to use local professional standards so that we can determine whether such standards are suitable for purposes of the audit of the Group Financial Statements.</w:t>
      </w:r>
    </w:p>
    <w:p w14:paraId="50BE117C" w14:textId="77777777" w:rsidR="00F8424C" w:rsidRPr="00087E0A" w:rsidRDefault="00F8424C" w:rsidP="00F8424C">
      <w:pPr>
        <w:pStyle w:val="BodyText"/>
        <w:spacing w:after="0"/>
        <w:rPr>
          <w:color w:val="FF0000"/>
        </w:rPr>
      </w:pPr>
      <w:r w:rsidRPr="00087E0A">
        <w:rPr>
          <w:color w:val="FF0000"/>
        </w:rPr>
        <w:t xml:space="preserve">[Option </w:t>
      </w:r>
      <w:r w:rsidR="00855FDB" w:rsidRPr="00087E0A">
        <w:rPr>
          <w:color w:val="FF0000"/>
        </w:rPr>
        <w:t>B</w:t>
      </w:r>
      <w:r w:rsidRPr="00087E0A">
        <w:rPr>
          <w:color w:val="FF0000"/>
        </w:rPr>
        <w:t xml:space="preserve">] </w:t>
      </w:r>
    </w:p>
    <w:p w14:paraId="26B198D1" w14:textId="77777777" w:rsidR="00CF0690" w:rsidRPr="00087E0A" w:rsidRDefault="007247E9" w:rsidP="00CF0690">
      <w:pPr>
        <w:pStyle w:val="BodyText"/>
      </w:pPr>
      <w:r w:rsidRPr="00087E0A">
        <w:t xml:space="preserve">We request that you perform and document your </w:t>
      </w:r>
      <w:r w:rsidR="002F08AB" w:rsidRPr="00087E0A">
        <w:t>review of the Component Financial Information</w:t>
      </w:r>
      <w:r w:rsidRPr="00087E0A">
        <w:t xml:space="preserve"> in accordance with </w:t>
      </w:r>
      <w:r w:rsidRPr="00087E0A">
        <w:rPr>
          <w:color w:val="FF0000"/>
        </w:rPr>
        <w:t xml:space="preserve">(identify </w:t>
      </w:r>
      <w:r w:rsidR="00E91968" w:rsidRPr="00087E0A">
        <w:rPr>
          <w:color w:val="FF0000"/>
        </w:rPr>
        <w:t xml:space="preserve">group engagement team’s local </w:t>
      </w:r>
      <w:r w:rsidRPr="00087E0A">
        <w:rPr>
          <w:color w:val="FF0000"/>
        </w:rPr>
        <w:t>professional standards)</w:t>
      </w:r>
      <w:r w:rsidR="001E0787" w:rsidRPr="00087E0A">
        <w:rPr>
          <w:color w:val="000000" w:themeColor="text1"/>
        </w:rPr>
        <w:t xml:space="preserve">, adapted as necessary in the circumstances based on the </w:t>
      </w:r>
      <w:r w:rsidR="001E0787" w:rsidRPr="00087E0A">
        <w:rPr>
          <w:b/>
          <w:color w:val="000000" w:themeColor="text1"/>
        </w:rPr>
        <w:t>Group Audit Instructions</w:t>
      </w:r>
      <w:r w:rsidRPr="00087E0A">
        <w:rPr>
          <w:color w:val="000000" w:themeColor="text1"/>
        </w:rPr>
        <w:t xml:space="preserve">. </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E91968" w:rsidRPr="00087E0A" w14:paraId="532A69F8" w14:textId="77777777" w:rsidTr="004A5AF8">
        <w:tc>
          <w:tcPr>
            <w:tcW w:w="9090" w:type="dxa"/>
          </w:tcPr>
          <w:p w14:paraId="06404A71" w14:textId="77777777" w:rsidR="00E91968" w:rsidRPr="00087E0A" w:rsidRDefault="00E91968" w:rsidP="004A5AF8">
            <w:pPr>
              <w:pStyle w:val="Heading2"/>
              <w:rPr>
                <w:color w:val="FF0000"/>
              </w:rPr>
            </w:pPr>
            <w:r w:rsidRPr="00087E0A">
              <w:rPr>
                <w:color w:val="FF0000"/>
              </w:rPr>
              <w:lastRenderedPageBreak/>
              <w:t>Instructional Note to Group Engagement Team</w:t>
            </w:r>
          </w:p>
          <w:p w14:paraId="6B749396" w14:textId="77777777" w:rsidR="001326D0" w:rsidRPr="00087E0A" w:rsidRDefault="00E91968" w:rsidP="00604AFC">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w:t>
            </w:r>
            <w:r w:rsidR="003A4195" w:rsidRPr="00087E0A">
              <w:rPr>
                <w:color w:val="FF0000"/>
              </w:rPr>
              <w:t xml:space="preserve"> than the group engagement team</w:t>
            </w:r>
            <w:r w:rsidRPr="00087E0A">
              <w:rPr>
                <w:color w:val="FF0000"/>
              </w:rPr>
              <w:t>,</w:t>
            </w:r>
            <w:r w:rsidR="00C05CA5" w:rsidRPr="00087E0A">
              <w:rPr>
                <w:color w:val="FF0000"/>
              </w:rPr>
              <w:t xml:space="preserve"> </w:t>
            </w:r>
            <w:r w:rsidR="002D0881" w:rsidRPr="00087E0A">
              <w:rPr>
                <w:color w:val="FF0000"/>
              </w:rPr>
              <w:t xml:space="preserve">include and </w:t>
            </w:r>
            <w:r w:rsidR="00516E61" w:rsidRPr="00087E0A">
              <w:rPr>
                <w:color w:val="FF0000"/>
              </w:rPr>
              <w:t xml:space="preserve">appropriately </w:t>
            </w:r>
            <w:r w:rsidR="001649BD" w:rsidRPr="00087E0A">
              <w:rPr>
                <w:color w:val="FF0000"/>
              </w:rPr>
              <w:t xml:space="preserve">tailor the following </w:t>
            </w:r>
            <w:r w:rsidR="00516E61" w:rsidRPr="00087E0A">
              <w:rPr>
                <w:color w:val="FF0000"/>
              </w:rPr>
              <w:t>paragraph</w:t>
            </w:r>
            <w:r w:rsidR="00C22A49" w:rsidRPr="00087E0A">
              <w:rPr>
                <w:color w:val="FF0000"/>
              </w:rPr>
              <w:t xml:space="preserve"> as part of Option B</w:t>
            </w:r>
            <w:r w:rsidR="001649BD" w:rsidRPr="00087E0A">
              <w:rPr>
                <w:color w:val="FF0000"/>
              </w:rPr>
              <w:t xml:space="preserve">. </w:t>
            </w:r>
            <w:r w:rsidR="001326D0" w:rsidRPr="00087E0A">
              <w:rPr>
                <w:color w:val="FF0000"/>
              </w:rPr>
              <w:t>The following paragraph need not, but may, be included when the component auditor is registered with regulatory authorities in the group engagement team’s jurisdiction, and the group audit is subject to the requirements of such regulatory authorities.</w:t>
            </w:r>
          </w:p>
          <w:p w14:paraId="724EC6B8" w14:textId="4278F163" w:rsidR="002D0881" w:rsidRPr="00087E0A" w:rsidRDefault="002D0881" w:rsidP="003E2A48">
            <w:pPr>
              <w:pStyle w:val="BodyText"/>
              <w:spacing w:after="60"/>
              <w:rPr>
                <w:color w:val="FF0000"/>
              </w:rPr>
            </w:pPr>
            <w:r w:rsidRPr="00087E0A">
              <w:rPr>
                <w:color w:val="FF0000"/>
              </w:rPr>
              <w:t>The second sentence assumes that there are incremental requirements</w:t>
            </w:r>
            <w:r w:rsidR="00516E61" w:rsidRPr="00087E0A">
              <w:rPr>
                <w:color w:val="FF0000"/>
              </w:rPr>
              <w:t xml:space="preserve"> </w:t>
            </w:r>
            <w:r w:rsidR="00E34447" w:rsidRPr="00087E0A">
              <w:rPr>
                <w:color w:val="FF0000"/>
              </w:rPr>
              <w:t>(</w:t>
            </w:r>
            <w:r w:rsidR="003E2A48" w:rsidRPr="00087E0A">
              <w:rPr>
                <w:color w:val="FF0000"/>
              </w:rPr>
              <w:t>for example,</w:t>
            </w:r>
            <w:r w:rsidR="00E34447" w:rsidRPr="00087E0A">
              <w:rPr>
                <w:color w:val="FF0000"/>
              </w:rPr>
              <w:t xml:space="preserve"> </w:t>
            </w:r>
            <w:r w:rsidR="00A02695" w:rsidRPr="00087E0A">
              <w:rPr>
                <w:color w:val="FF0000"/>
              </w:rPr>
              <w:t xml:space="preserve">the performance of </w:t>
            </w:r>
            <w:r w:rsidR="00E34447" w:rsidRPr="00087E0A">
              <w:rPr>
                <w:color w:val="FF0000"/>
              </w:rPr>
              <w:t>specific analytical procedures</w:t>
            </w:r>
            <w:r w:rsidR="00A02695" w:rsidRPr="00087E0A">
              <w:rPr>
                <w:color w:val="FF0000"/>
              </w:rPr>
              <w:t xml:space="preserve"> or restrictions related to the group audit, such as restrictions in certain jurisdictions related to using internal auditors to provide direct assistance</w:t>
            </w:r>
            <w:r w:rsidR="00E34447" w:rsidRPr="00087E0A">
              <w:rPr>
                <w:color w:val="FF0000"/>
              </w:rPr>
              <w:t xml:space="preserve">) </w:t>
            </w:r>
            <w:r w:rsidR="00516E61" w:rsidRPr="00087E0A">
              <w:rPr>
                <w:color w:val="FF0000"/>
              </w:rPr>
              <w:t>in the group engagement team’s jurisdiction</w:t>
            </w:r>
            <w:r w:rsidRPr="00087E0A">
              <w:rPr>
                <w:color w:val="FF0000"/>
              </w:rPr>
              <w:t xml:space="preserve"> in comparison to </w:t>
            </w:r>
            <w:r w:rsidR="00654767" w:rsidRPr="00087E0A">
              <w:rPr>
                <w:color w:val="FF0000"/>
              </w:rPr>
              <w:t xml:space="preserve">International Standard on Review Engagements (ISRE) 2400, </w:t>
            </w:r>
            <w:r w:rsidR="00654767" w:rsidRPr="00087E0A">
              <w:rPr>
                <w:i/>
                <w:color w:val="FF0000"/>
              </w:rPr>
              <w:t>Engagements to Review Financial Statements</w:t>
            </w:r>
            <w:r w:rsidR="00654767" w:rsidRPr="00087E0A">
              <w:rPr>
                <w:color w:val="FF0000"/>
              </w:rPr>
              <w:t xml:space="preserve">, or as applicable, ISRE 2410, </w:t>
            </w:r>
            <w:r w:rsidR="00654767" w:rsidRPr="00087E0A">
              <w:rPr>
                <w:i/>
                <w:color w:val="FF0000"/>
              </w:rPr>
              <w:t>Review of Interim Financial Information Performed by the Independent Auditor of the Entity</w:t>
            </w:r>
            <w:r w:rsidR="00654767" w:rsidRPr="00087E0A">
              <w:rPr>
                <w:color w:val="FF0000"/>
              </w:rPr>
              <w:t>.</w:t>
            </w:r>
            <w:r w:rsidRPr="00087E0A">
              <w:rPr>
                <w:color w:val="FF0000"/>
              </w:rPr>
              <w:t xml:space="preserve"> If this is not the case, this sentence may be deleted.</w:t>
            </w:r>
            <w:r w:rsidR="00C41EC0" w:rsidRPr="00087E0A">
              <w:rPr>
                <w:color w:val="FF0000"/>
              </w:rPr>
              <w:t xml:space="preserve"> </w:t>
            </w:r>
            <w:r w:rsidR="001326D0" w:rsidRPr="00087E0A">
              <w:rPr>
                <w:color w:val="FF0000"/>
              </w:rPr>
              <w:t>On the other hand, if the professional body in the group engagement team’s jurisdiction summarizes the</w:t>
            </w:r>
            <w:r w:rsidR="00654767" w:rsidRPr="00087E0A">
              <w:rPr>
                <w:color w:val="FF0000"/>
              </w:rPr>
              <w:t xml:space="preserve"> </w:t>
            </w:r>
            <w:r w:rsidR="001326D0" w:rsidRPr="00087E0A">
              <w:rPr>
                <w:color w:val="FF0000"/>
              </w:rPr>
              <w:t xml:space="preserve">differences between </w:t>
            </w:r>
            <w:r w:rsidR="00654767" w:rsidRPr="00087E0A">
              <w:rPr>
                <w:color w:val="FF0000"/>
              </w:rPr>
              <w:t>the applicable</w:t>
            </w:r>
            <w:r w:rsidR="001326D0" w:rsidRPr="00087E0A">
              <w:rPr>
                <w:color w:val="FF0000"/>
              </w:rPr>
              <w:t xml:space="preserve"> professional standards and </w:t>
            </w:r>
            <w:r w:rsidR="00654767" w:rsidRPr="00087E0A">
              <w:rPr>
                <w:color w:val="FF0000"/>
              </w:rPr>
              <w:t>ISRE 2400 or ISRE 2410</w:t>
            </w:r>
            <w:r w:rsidR="001326D0" w:rsidRPr="00087E0A">
              <w:rPr>
                <w:color w:val="FF0000"/>
              </w:rPr>
              <w:t>, the paragraph may be modified to refer to (and attach) such summary.</w:t>
            </w:r>
          </w:p>
        </w:tc>
      </w:tr>
    </w:tbl>
    <w:p w14:paraId="1D3022F1" w14:textId="74BCBEA3" w:rsidR="001649BD" w:rsidRPr="00087E0A" w:rsidRDefault="001649BD" w:rsidP="00604AFC">
      <w:pPr>
        <w:pStyle w:val="BodyText"/>
      </w:pPr>
      <w:r w:rsidRPr="00087E0A">
        <w:t xml:space="preserve">These professional standards are available at </w:t>
      </w:r>
      <w:r w:rsidRPr="00087E0A">
        <w:rPr>
          <w:color w:val="FF0000"/>
        </w:rPr>
        <w:t>(indicate where the component auditor can obtain the group engagement team’s professional standards) (alternatively, are attached below)</w:t>
      </w:r>
      <w:r w:rsidRPr="00087E0A">
        <w:t xml:space="preserve">. </w:t>
      </w:r>
      <w:r w:rsidR="002D0881" w:rsidRPr="00087E0A">
        <w:t xml:space="preserve">While not an all-inclusive list, we are </w:t>
      </w:r>
      <w:r w:rsidR="002D0881" w:rsidRPr="00087E0A">
        <w:rPr>
          <w:color w:val="FF0000"/>
        </w:rPr>
        <w:t xml:space="preserve">(also) </w:t>
      </w:r>
      <w:r w:rsidR="002D0881" w:rsidRPr="00087E0A">
        <w:t xml:space="preserve">attaching </w:t>
      </w:r>
      <w:r w:rsidR="00901066" w:rsidRPr="00087E0A">
        <w:t>below</w:t>
      </w:r>
      <w:r w:rsidR="003E2A48" w:rsidRPr="00087E0A">
        <w:t xml:space="preserve"> </w:t>
      </w:r>
      <w:r w:rsidR="002D0881" w:rsidRPr="00087E0A">
        <w:t xml:space="preserve">a summary of key incremental requirements in comparison to </w:t>
      </w:r>
      <w:r w:rsidR="002D0881" w:rsidRPr="00087E0A">
        <w:rPr>
          <w:color w:val="000000" w:themeColor="text1"/>
        </w:rPr>
        <w:t xml:space="preserve">International Standard on Review Engagements (ISRE) 2400, </w:t>
      </w:r>
      <w:r w:rsidR="002D0881" w:rsidRPr="00087E0A">
        <w:rPr>
          <w:i/>
          <w:color w:val="000000" w:themeColor="text1"/>
        </w:rPr>
        <w:t>Engagements to Review Financial Statements</w:t>
      </w:r>
      <w:r w:rsidR="002D0881" w:rsidRPr="00087E0A">
        <w:rPr>
          <w:color w:val="000000" w:themeColor="text1"/>
        </w:rPr>
        <w:t xml:space="preserve"> </w:t>
      </w:r>
      <w:r w:rsidR="002D0881" w:rsidRPr="00087E0A">
        <w:rPr>
          <w:color w:val="FF0000"/>
        </w:rPr>
        <w:t xml:space="preserve">(alternatively, ISRE 2410, </w:t>
      </w:r>
      <w:r w:rsidR="002D0881" w:rsidRPr="00087E0A">
        <w:rPr>
          <w:i/>
          <w:color w:val="FF0000"/>
        </w:rPr>
        <w:t>Review of Interim Financial Information Performed by the Independent Auditor of the Entity</w:t>
      </w:r>
      <w:r w:rsidR="002D0881" w:rsidRPr="00087E0A">
        <w:rPr>
          <w:color w:val="FF0000"/>
        </w:rPr>
        <w:t>)</w:t>
      </w:r>
      <w:r w:rsidR="002D0881" w:rsidRPr="00087E0A">
        <w:t>.</w:t>
      </w:r>
      <w:r w:rsidR="00E34447" w:rsidRPr="00087E0A">
        <w:t xml:space="preserve"> </w:t>
      </w:r>
      <w:r w:rsidR="00E34447" w:rsidRPr="00087E0A">
        <w:rPr>
          <w:color w:val="FF0000"/>
        </w:rPr>
        <w:t xml:space="preserve">– OR – While not an all-inclusive list, the following summarizes the key incremental requirements in comparison to International Standard on Review Engagements (ISRE) 2400, </w:t>
      </w:r>
      <w:r w:rsidR="00E34447" w:rsidRPr="00087E0A">
        <w:rPr>
          <w:i/>
          <w:color w:val="FF0000"/>
        </w:rPr>
        <w:t>Engagements to Review Financial Statements</w:t>
      </w:r>
      <w:r w:rsidR="00E34447" w:rsidRPr="00087E0A">
        <w:rPr>
          <w:color w:val="FF0000"/>
        </w:rPr>
        <w:t xml:space="preserve"> (alternatively, ISRE 2410, </w:t>
      </w:r>
      <w:r w:rsidR="00E34447" w:rsidRPr="00087E0A">
        <w:rPr>
          <w:i/>
          <w:color w:val="FF0000"/>
        </w:rPr>
        <w:t>Review of Interim Financial Information Performed by the Independent Auditor of the Entity</w:t>
      </w:r>
      <w:r w:rsidR="00E34447" w:rsidRPr="00087E0A">
        <w:rPr>
          <w:color w:val="FF0000"/>
        </w:rPr>
        <w:t>) (describe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3F1900" w:rsidRPr="00087E0A" w14:paraId="227E75D4" w14:textId="77777777" w:rsidTr="00604AFC">
        <w:tc>
          <w:tcPr>
            <w:tcW w:w="9090" w:type="dxa"/>
          </w:tcPr>
          <w:p w14:paraId="0E2D0C47" w14:textId="77777777" w:rsidR="003F1900" w:rsidRPr="00087E0A" w:rsidRDefault="003F1900" w:rsidP="00160234">
            <w:pPr>
              <w:pStyle w:val="Heading2"/>
              <w:rPr>
                <w:color w:val="FF0000"/>
              </w:rPr>
            </w:pPr>
            <w:r w:rsidRPr="00087E0A">
              <w:rPr>
                <w:color w:val="FF0000"/>
              </w:rPr>
              <w:t>Instructional Note to Group Engagement Team</w:t>
            </w:r>
          </w:p>
          <w:p w14:paraId="713CB00B" w14:textId="5A1CE43D" w:rsidR="00046A3C" w:rsidRPr="00087E0A" w:rsidRDefault="003F1900" w:rsidP="00604AFC">
            <w:pPr>
              <w:pStyle w:val="BodyText"/>
              <w:spacing w:after="60"/>
              <w:rPr>
                <w:color w:val="FF0000"/>
              </w:rPr>
            </w:pPr>
            <w:r w:rsidRPr="00087E0A">
              <w:rPr>
                <w:color w:val="FF0000"/>
              </w:rPr>
              <w:t xml:space="preserve">If the component auditor </w:t>
            </w:r>
            <w:proofErr w:type="gramStart"/>
            <w:r w:rsidRPr="00087E0A">
              <w:rPr>
                <w:color w:val="FF0000"/>
              </w:rPr>
              <w:t>is located in</w:t>
            </w:r>
            <w:proofErr w:type="gramEnd"/>
            <w:r w:rsidRPr="00087E0A">
              <w:rPr>
                <w:color w:val="FF0000"/>
              </w:rPr>
              <w:t xml:space="preserve"> a different jurisdiction</w:t>
            </w:r>
            <w:r w:rsidR="001326D0" w:rsidRPr="00087E0A">
              <w:rPr>
                <w:color w:val="FF0000"/>
              </w:rPr>
              <w:t xml:space="preserve"> than the group engagement team</w:t>
            </w:r>
            <w:r w:rsidRPr="00087E0A">
              <w:rPr>
                <w:color w:val="FF0000"/>
              </w:rPr>
              <w:t>, include the following</w:t>
            </w:r>
            <w:r w:rsidR="00221865" w:rsidRPr="00087E0A">
              <w:rPr>
                <w:color w:val="FF0000"/>
              </w:rPr>
              <w:t xml:space="preserve"> “Key incremental independence requirements” section</w:t>
            </w:r>
            <w:r w:rsidR="00B62048" w:rsidRPr="00087E0A">
              <w:rPr>
                <w:color w:val="FF0000"/>
              </w:rPr>
              <w:t>, unless there are no such incremental requirements</w:t>
            </w:r>
            <w:r w:rsidRPr="00087E0A">
              <w:rPr>
                <w:color w:val="FF0000"/>
              </w:rPr>
              <w:t>. The following need not</w:t>
            </w:r>
            <w:r w:rsidR="00B62048" w:rsidRPr="00087E0A">
              <w:rPr>
                <w:color w:val="FF0000"/>
              </w:rPr>
              <w:t xml:space="preserve">, </w:t>
            </w:r>
            <w:r w:rsidR="00221865" w:rsidRPr="00087E0A">
              <w:rPr>
                <w:color w:val="FF0000"/>
              </w:rPr>
              <w:t>but may</w:t>
            </w:r>
            <w:r w:rsidR="00B62048" w:rsidRPr="00087E0A">
              <w:rPr>
                <w:color w:val="FF0000"/>
              </w:rPr>
              <w:t xml:space="preserve">, </w:t>
            </w:r>
            <w:r w:rsidRPr="00087E0A">
              <w:rPr>
                <w:color w:val="FF0000"/>
              </w:rPr>
              <w:t>be included when the component auditor is registered with regulatory authorities in the group engagement team’s jurisdiction</w:t>
            </w:r>
            <w:r w:rsidR="00B62048" w:rsidRPr="00087E0A">
              <w:rPr>
                <w:color w:val="FF0000"/>
              </w:rPr>
              <w:t>, and the group audit is subject to the requirements of such regulatory authorities.</w:t>
            </w:r>
          </w:p>
          <w:p w14:paraId="403A954D" w14:textId="216CD1A0" w:rsidR="003F1900" w:rsidRPr="00087E0A" w:rsidRDefault="00046A3C" w:rsidP="00604AFC">
            <w:pPr>
              <w:pStyle w:val="BodyText"/>
              <w:spacing w:after="60"/>
              <w:rPr>
                <w:color w:val="FF0000"/>
              </w:rPr>
            </w:pPr>
            <w:r w:rsidRPr="00087E0A">
              <w:rPr>
                <w:color w:val="FF0000"/>
              </w:rPr>
              <w:t xml:space="preserve">If the professional body in the group engagement team’s jurisdiction summarizes the differences between </w:t>
            </w:r>
            <w:r w:rsidR="00654767" w:rsidRPr="00087E0A">
              <w:rPr>
                <w:color w:val="FF0000"/>
              </w:rPr>
              <w:t>the applicable independence requirements</w:t>
            </w:r>
            <w:r w:rsidRPr="00087E0A">
              <w:rPr>
                <w:color w:val="FF0000"/>
              </w:rPr>
              <w:t xml:space="preserve"> and </w:t>
            </w:r>
            <w:r w:rsidR="00654767" w:rsidRPr="00087E0A">
              <w:rPr>
                <w:color w:val="FF0000"/>
              </w:rPr>
              <w:t xml:space="preserve">the </w:t>
            </w:r>
            <w:r w:rsidR="00654767" w:rsidRPr="00087E0A">
              <w:rPr>
                <w:rFonts w:cs="TimesNewRomanPSMT"/>
                <w:color w:val="FF0000"/>
                <w:szCs w:val="22"/>
              </w:rPr>
              <w:t xml:space="preserve">International Ethics Standards Board for Accountants’ </w:t>
            </w:r>
            <w:r w:rsidR="00654767" w:rsidRPr="00087E0A">
              <w:rPr>
                <w:rFonts w:cs="TimesNewRomanPSMT"/>
                <w:i/>
                <w:color w:val="FF0000"/>
                <w:szCs w:val="22"/>
              </w:rPr>
              <w:t>Code of Ethics for Professional Accountants</w:t>
            </w:r>
            <w:r w:rsidR="00654767" w:rsidRPr="00087E0A">
              <w:rPr>
                <w:rFonts w:cs="TimesNewRomanPSMT"/>
                <w:color w:val="FF0000"/>
                <w:szCs w:val="22"/>
              </w:rPr>
              <w:t xml:space="preserve"> (“IESBA Code”)</w:t>
            </w:r>
            <w:r w:rsidRPr="00087E0A">
              <w:rPr>
                <w:color w:val="FF0000"/>
              </w:rPr>
              <w:t>, the paragraph may be modified to refer to (and attach) such summary.</w:t>
            </w:r>
          </w:p>
        </w:tc>
      </w:tr>
    </w:tbl>
    <w:p w14:paraId="2A149EE0" w14:textId="77777777" w:rsidR="008C5D51" w:rsidRDefault="008C5D51" w:rsidP="003F1900">
      <w:pPr>
        <w:pStyle w:val="Heading2"/>
      </w:pPr>
    </w:p>
    <w:p w14:paraId="687B0B19" w14:textId="77777777" w:rsidR="003F1900" w:rsidRPr="00087E0A" w:rsidRDefault="003F1900" w:rsidP="003F1900">
      <w:pPr>
        <w:pStyle w:val="Heading2"/>
      </w:pPr>
      <w:r w:rsidRPr="00087E0A">
        <w:t>Key incremental independence requirements</w:t>
      </w:r>
    </w:p>
    <w:p w14:paraId="5365AA0E" w14:textId="2CF1E1D3" w:rsidR="00654767" w:rsidRPr="00087E0A" w:rsidRDefault="002D0881" w:rsidP="00654767">
      <w:pPr>
        <w:pStyle w:val="BodyText"/>
      </w:pPr>
      <w:r w:rsidRPr="00087E0A">
        <w:t xml:space="preserve">The independence requirements applicable to the group are available at </w:t>
      </w:r>
      <w:r w:rsidRPr="00087E0A">
        <w:rPr>
          <w:color w:val="FF0000"/>
        </w:rPr>
        <w:t xml:space="preserve">(indicate where the component auditor can obtain the </w:t>
      </w:r>
      <w:r w:rsidR="00654767" w:rsidRPr="00087E0A">
        <w:rPr>
          <w:color w:val="FF0000"/>
        </w:rPr>
        <w:t>independence requirements applicable to the group audit</w:t>
      </w:r>
      <w:r w:rsidRPr="00087E0A">
        <w:rPr>
          <w:color w:val="FF0000"/>
        </w:rPr>
        <w:t>)</w:t>
      </w:r>
      <w:r w:rsidRPr="00087E0A">
        <w:t>.</w:t>
      </w:r>
      <w:r w:rsidR="001326D0" w:rsidRPr="00087E0A">
        <w:t xml:space="preserve"> </w:t>
      </w:r>
      <w:r w:rsidR="00654767" w:rsidRPr="00087E0A">
        <w:t>While not an all-inclusive list, we are attaching</w:t>
      </w:r>
      <w:r w:rsidR="00901066" w:rsidRPr="00087E0A">
        <w:t xml:space="preserve"> below</w:t>
      </w:r>
      <w:r w:rsidR="00654767" w:rsidRPr="00087E0A">
        <w:t xml:space="preserve"> a summary of key incremental independence requirements in comparison to </w:t>
      </w:r>
      <w:r w:rsidR="00654767" w:rsidRPr="00087E0A">
        <w:rPr>
          <w:rFonts w:cs="TimesNewRomanPSMT"/>
          <w:szCs w:val="22"/>
        </w:rPr>
        <w:t xml:space="preserve">International Ethics Standards Board for Accountants’ </w:t>
      </w:r>
      <w:r w:rsidR="00654767" w:rsidRPr="00087E0A">
        <w:rPr>
          <w:rFonts w:cs="TimesNewRomanPSMT"/>
          <w:i/>
          <w:szCs w:val="22"/>
        </w:rPr>
        <w:t>Code of Ethics for Professional Accountants</w:t>
      </w:r>
      <w:r w:rsidR="00654767" w:rsidRPr="00087E0A">
        <w:rPr>
          <w:rFonts w:cs="TimesNewRomanPSMT"/>
          <w:szCs w:val="22"/>
        </w:rPr>
        <w:t xml:space="preserve"> (“IESBA Code”). </w:t>
      </w:r>
      <w:r w:rsidR="00654767" w:rsidRPr="00087E0A">
        <w:rPr>
          <w:color w:val="FF0000"/>
        </w:rPr>
        <w:t xml:space="preserve">– OR – While not an all-inclusive list, the following summarizes the key incremental independence requirements in comparison to </w:t>
      </w:r>
      <w:r w:rsidR="00654767" w:rsidRPr="00087E0A">
        <w:rPr>
          <w:rFonts w:cs="TimesNewRomanPSMT"/>
          <w:color w:val="FF0000"/>
          <w:szCs w:val="22"/>
        </w:rPr>
        <w:t xml:space="preserve">International Ethics Standards Board for Accountants’ </w:t>
      </w:r>
      <w:r w:rsidR="00654767" w:rsidRPr="00087E0A">
        <w:rPr>
          <w:rFonts w:cs="TimesNewRomanPSMT"/>
          <w:i/>
          <w:color w:val="FF0000"/>
          <w:szCs w:val="22"/>
        </w:rPr>
        <w:t>Code of Ethics for Professional Accountants</w:t>
      </w:r>
      <w:r w:rsidR="00654767" w:rsidRPr="00087E0A">
        <w:rPr>
          <w:rFonts w:cs="TimesNewRomanPSMT"/>
          <w:color w:val="FF0000"/>
          <w:szCs w:val="22"/>
        </w:rPr>
        <w:t xml:space="preserve"> (“IESBA Code”) </w:t>
      </w:r>
      <w:r w:rsidR="00654767" w:rsidRPr="00087E0A">
        <w:rPr>
          <w:color w:val="FF0000"/>
        </w:rPr>
        <w:t>(describe or list key incremental requirements).</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EE42D2" w:rsidRPr="00087E0A" w14:paraId="3B5493BD" w14:textId="77777777" w:rsidTr="00EE42D2">
        <w:tc>
          <w:tcPr>
            <w:tcW w:w="9090" w:type="dxa"/>
          </w:tcPr>
          <w:p w14:paraId="3B81645B" w14:textId="77777777" w:rsidR="00EE42D2" w:rsidRPr="00087E0A" w:rsidRDefault="00EE42D2" w:rsidP="00604AFC">
            <w:pPr>
              <w:pStyle w:val="Heading2"/>
              <w:rPr>
                <w:color w:val="FF0000"/>
              </w:rPr>
            </w:pPr>
            <w:r w:rsidRPr="00087E0A">
              <w:rPr>
                <w:color w:val="FF0000"/>
              </w:rPr>
              <w:lastRenderedPageBreak/>
              <w:t>Instructional Note to Group Engagement Team</w:t>
            </w:r>
          </w:p>
          <w:p w14:paraId="6DF3C189" w14:textId="77777777" w:rsidR="00EE42D2" w:rsidRPr="00087E0A" w:rsidRDefault="00EE42D2" w:rsidP="00604AFC">
            <w:pPr>
              <w:pStyle w:val="BodyText"/>
              <w:spacing w:after="60"/>
              <w:rPr>
                <w:color w:val="FF0000"/>
              </w:rPr>
            </w:pPr>
            <w:r w:rsidRPr="00087E0A">
              <w:rPr>
                <w:color w:val="FF0000"/>
              </w:rPr>
              <w:t>If (a) the component auditor is a member firm, (b) the group is a listed entity, and (c) the component is controlled by the group, include the following “Fees charged” section. This section is not required for non-member firms.</w:t>
            </w:r>
          </w:p>
        </w:tc>
      </w:tr>
    </w:tbl>
    <w:p w14:paraId="741FCA3E" w14:textId="77777777" w:rsidR="008C5D51" w:rsidRDefault="008C5D51" w:rsidP="00EE42D2">
      <w:pPr>
        <w:pStyle w:val="Heading2"/>
      </w:pPr>
    </w:p>
    <w:p w14:paraId="36B493F3" w14:textId="77777777" w:rsidR="00EE42D2" w:rsidRPr="00087E0A" w:rsidRDefault="00EE42D2" w:rsidP="00EE42D2">
      <w:pPr>
        <w:pStyle w:val="Heading2"/>
      </w:pPr>
      <w:r w:rsidRPr="00087E0A">
        <w:t>Fees charged</w:t>
      </w:r>
    </w:p>
    <w:p w14:paraId="489CA665" w14:textId="77777777" w:rsidR="00695BF4" w:rsidRPr="00087E0A" w:rsidRDefault="00EE42D2" w:rsidP="00EE42D2">
      <w:pPr>
        <w:pStyle w:val="BodyText"/>
      </w:pPr>
      <w:r w:rsidRPr="00087E0A">
        <w:t>We are responsible for communicating to those charged with governance of the Group total fees charged during the period covered by the Group Financial Statements for audit and non-audit services provided by our firm and network firms to the Group and components controlled by the Group. We request that you provide us with</w:t>
      </w:r>
      <w:r w:rsidRPr="00087E0A">
        <w:rPr>
          <w:rFonts w:cs="TimesNewRomanPSMT"/>
          <w:szCs w:val="22"/>
        </w:rPr>
        <w:t xml:space="preserve"> the fees charged on behalf of your firm as well as your affiliates. We expect you to allocate the fees to categories that are appropriate to assist those charged with governance of the Group in assessing the effect of the services provided on independence. The </w:t>
      </w:r>
      <w:r w:rsidRPr="00087E0A">
        <w:rPr>
          <w:rFonts w:cs="TimesNewRomanPSMT"/>
          <w:b/>
          <w:szCs w:val="22"/>
        </w:rPr>
        <w:t>Completion Memorandum</w:t>
      </w:r>
      <w:r w:rsidRPr="00087E0A">
        <w:rPr>
          <w:rFonts w:cs="TimesNewRomanPSMT"/>
          <w:szCs w:val="22"/>
        </w:rPr>
        <w:t xml:space="preserve"> attached in the </w:t>
      </w:r>
      <w:r w:rsidRPr="00087E0A">
        <w:rPr>
          <w:rFonts w:cs="TimesNewRomanPSMT"/>
          <w:b/>
          <w:szCs w:val="22"/>
        </w:rPr>
        <w:t>Group Audit Instructions</w:t>
      </w:r>
      <w:r w:rsidRPr="00087E0A">
        <w:rPr>
          <w:rFonts w:cs="TimesNewRomanPSMT"/>
          <w:szCs w:val="22"/>
        </w:rPr>
        <w:t xml:space="preserve"> 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F2383" w:rsidRPr="00087E0A" w14:paraId="48DE4669" w14:textId="77777777" w:rsidTr="00604AFC">
        <w:tc>
          <w:tcPr>
            <w:tcW w:w="9090" w:type="dxa"/>
          </w:tcPr>
          <w:p w14:paraId="3CA857B8" w14:textId="77777777" w:rsidR="00BF2383" w:rsidRPr="00087E0A" w:rsidRDefault="00BF2383" w:rsidP="00160234">
            <w:pPr>
              <w:pStyle w:val="Heading2"/>
              <w:rPr>
                <w:color w:val="FF0000"/>
              </w:rPr>
            </w:pPr>
            <w:r w:rsidRPr="00087E0A">
              <w:rPr>
                <w:color w:val="FF0000"/>
              </w:rPr>
              <w:t>Instructional Note to Group Engagement Team</w:t>
            </w:r>
          </w:p>
          <w:p w14:paraId="2139FE52" w14:textId="13A2878E" w:rsidR="00BF2383" w:rsidRPr="00087E0A" w:rsidRDefault="00BF2383" w:rsidP="00025142">
            <w:pPr>
              <w:pStyle w:val="Heading2"/>
              <w:spacing w:after="60" w:line="280" w:lineRule="atLeast"/>
              <w:rPr>
                <w:color w:val="FF0000"/>
              </w:rPr>
            </w:pPr>
            <w:r w:rsidRPr="00087E0A">
              <w:rPr>
                <w:rFonts w:ascii="Garamond" w:hAnsi="Garamond"/>
                <w:color w:val="FF0000"/>
                <w:kern w:val="0"/>
                <w:sz w:val="22"/>
                <w:szCs w:val="20"/>
              </w:rPr>
              <w:t xml:space="preserve">If the component auditor is a member firm, include the </w:t>
            </w:r>
            <w:r w:rsidR="001E07D7" w:rsidRPr="00087E0A">
              <w:rPr>
                <w:rFonts w:ascii="Garamond" w:hAnsi="Garamond"/>
                <w:color w:val="FF0000"/>
                <w:kern w:val="0"/>
                <w:sz w:val="22"/>
                <w:szCs w:val="20"/>
              </w:rPr>
              <w:t>following “Services Agreement</w:t>
            </w:r>
            <w:r w:rsidR="00895331" w:rsidRPr="00087E0A">
              <w:rPr>
                <w:rFonts w:ascii="Garamond" w:hAnsi="Garamond"/>
                <w:color w:val="FF0000"/>
                <w:kern w:val="0"/>
                <w:sz w:val="22"/>
                <w:szCs w:val="20"/>
              </w:rPr>
              <w:t xml:space="preserve"> – Group Audit</w:t>
            </w:r>
            <w:r w:rsidR="001E07D7" w:rsidRPr="00087E0A">
              <w:rPr>
                <w:rFonts w:ascii="Garamond" w:hAnsi="Garamond"/>
                <w:color w:val="FF0000"/>
                <w:kern w:val="0"/>
                <w:sz w:val="22"/>
                <w:szCs w:val="20"/>
              </w:rPr>
              <w:t>” section</w:t>
            </w:r>
            <w:r w:rsidRPr="00087E0A">
              <w:rPr>
                <w:rFonts w:ascii="Garamond" w:hAnsi="Garamond"/>
                <w:color w:val="FF0000"/>
                <w:kern w:val="0"/>
                <w:sz w:val="22"/>
                <w:szCs w:val="20"/>
              </w:rPr>
              <w:t xml:space="preserve"> and attach the Services Agreement </w:t>
            </w:r>
            <w:r w:rsidR="00CE294C" w:rsidRPr="00087E0A">
              <w:rPr>
                <w:rFonts w:ascii="Garamond" w:hAnsi="Garamond"/>
                <w:color w:val="FF0000"/>
                <w:kern w:val="0"/>
                <w:sz w:val="22"/>
                <w:szCs w:val="20"/>
              </w:rPr>
              <w:t xml:space="preserve">– Group Audit </w:t>
            </w:r>
            <w:r w:rsidRPr="00087E0A">
              <w:rPr>
                <w:rFonts w:ascii="Garamond" w:hAnsi="Garamond"/>
                <w:color w:val="FF0000"/>
                <w:kern w:val="0"/>
                <w:sz w:val="22"/>
                <w:szCs w:val="20"/>
              </w:rPr>
              <w:t>to this document. The group engagement team is responsible for initiating the agreement.</w:t>
            </w:r>
          </w:p>
        </w:tc>
      </w:tr>
    </w:tbl>
    <w:p w14:paraId="029EA8AF" w14:textId="77777777" w:rsidR="008C5D51" w:rsidRDefault="008C5D51" w:rsidP="00BF2383">
      <w:pPr>
        <w:pStyle w:val="Heading2"/>
      </w:pPr>
    </w:p>
    <w:p w14:paraId="124013F2" w14:textId="6638BA4C" w:rsidR="00BF2383" w:rsidRPr="00087E0A" w:rsidRDefault="00BF2383" w:rsidP="00BF2383">
      <w:pPr>
        <w:pStyle w:val="Heading2"/>
      </w:pPr>
      <w:r w:rsidRPr="00087E0A">
        <w:t>Services Agreement</w:t>
      </w:r>
      <w:r w:rsidR="00895331" w:rsidRPr="00087E0A">
        <w:t xml:space="preserve"> – Group Audit</w:t>
      </w:r>
    </w:p>
    <w:p w14:paraId="3F49F0AC" w14:textId="1F44F01E" w:rsidR="00BF2383" w:rsidRPr="00087E0A" w:rsidRDefault="00BF2383" w:rsidP="00CF0690">
      <w:pPr>
        <w:pStyle w:val="BodyText"/>
        <w:rPr>
          <w:rFonts w:cs="TimesNewRomanPSMT"/>
          <w:szCs w:val="22"/>
        </w:rPr>
      </w:pPr>
      <w:r w:rsidRPr="00087E0A">
        <w:t xml:space="preserve">Along with the </w:t>
      </w:r>
      <w:r w:rsidRPr="00087E0A">
        <w:rPr>
          <w:b/>
        </w:rPr>
        <w:t xml:space="preserve">Acknowledgment of Group Audit Instructions </w:t>
      </w:r>
      <w:r w:rsidR="00707E7E" w:rsidRPr="00087E0A">
        <w:t xml:space="preserve">attached in the </w:t>
      </w:r>
      <w:r w:rsidR="00707E7E" w:rsidRPr="00087E0A">
        <w:rPr>
          <w:b/>
        </w:rPr>
        <w:t>Group Audit Instructions</w:t>
      </w:r>
      <w:r w:rsidRPr="00087E0A">
        <w:t xml:space="preserve">, we request that you provide us with the signed </w:t>
      </w:r>
      <w:r w:rsidRPr="00087E0A">
        <w:rPr>
          <w:b/>
        </w:rPr>
        <w:t>Services Agreement</w:t>
      </w:r>
      <w:r w:rsidR="00277AB1" w:rsidRPr="00087E0A">
        <w:rPr>
          <w:b/>
        </w:rPr>
        <w:t xml:space="preserve"> – Group Audit</w:t>
      </w:r>
      <w:r w:rsidRPr="00087E0A">
        <w:t xml:space="preserve"> attached below, as required by Grant Thornton International Ltd.</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E17B3" w:rsidRPr="00087E0A" w14:paraId="69852507" w14:textId="77777777" w:rsidTr="00604AFC">
        <w:tc>
          <w:tcPr>
            <w:tcW w:w="9080" w:type="dxa"/>
          </w:tcPr>
          <w:p w14:paraId="12A2D473" w14:textId="77777777" w:rsidR="004E17B3" w:rsidRPr="00087E0A" w:rsidRDefault="004E17B3" w:rsidP="0058409C">
            <w:pPr>
              <w:pStyle w:val="Heading2"/>
              <w:rPr>
                <w:color w:val="FF0000"/>
              </w:rPr>
            </w:pPr>
            <w:r w:rsidRPr="00087E0A">
              <w:rPr>
                <w:color w:val="FF0000"/>
              </w:rPr>
              <w:t>Instructional Note to Group Engagement Team</w:t>
            </w:r>
          </w:p>
          <w:p w14:paraId="0BBCEAB7" w14:textId="1BA81794" w:rsidR="004E17B3" w:rsidRPr="00087E0A" w:rsidRDefault="004E17B3">
            <w:pPr>
              <w:pStyle w:val="BodyText"/>
              <w:spacing w:after="60"/>
              <w:rPr>
                <w:color w:val="FF0000"/>
              </w:rPr>
            </w:pPr>
            <w:r w:rsidRPr="00087E0A">
              <w:rPr>
                <w:color w:val="FF0000"/>
              </w:rPr>
              <w:t xml:space="preserve">When a review of </w:t>
            </w:r>
            <w:r w:rsidR="00EB2C56" w:rsidRPr="00087E0A">
              <w:rPr>
                <w:color w:val="FF0000"/>
              </w:rPr>
              <w:t xml:space="preserve">component </w:t>
            </w:r>
            <w:r w:rsidRPr="00087E0A">
              <w:rPr>
                <w:color w:val="FF0000"/>
              </w:rPr>
              <w:t xml:space="preserve">financial information is requested, the group </w:t>
            </w:r>
            <w:r w:rsidR="00EB2C56" w:rsidRPr="00087E0A">
              <w:rPr>
                <w:color w:val="FF0000"/>
              </w:rPr>
              <w:t>engagement team</w:t>
            </w:r>
            <w:r w:rsidRPr="00087E0A">
              <w:rPr>
                <w:color w:val="FF0000"/>
              </w:rPr>
              <w:t xml:space="preserve"> is required to determine and communicate component materiality. </w:t>
            </w:r>
            <w:r w:rsidR="00FC27FB" w:rsidRPr="00087E0A">
              <w:rPr>
                <w:color w:val="FF0000"/>
              </w:rPr>
              <w:t>The</w:t>
            </w:r>
            <w:r w:rsidR="008B6742" w:rsidRPr="00087E0A">
              <w:rPr>
                <w:color w:val="FF0000"/>
              </w:rPr>
              <w:t xml:space="preserve"> component materiality amount to be included </w:t>
            </w:r>
            <w:r w:rsidR="001E07D7" w:rsidRPr="00087E0A">
              <w:rPr>
                <w:color w:val="FF0000"/>
              </w:rPr>
              <w:t xml:space="preserve">in the following “Materiality” section </w:t>
            </w:r>
            <w:r w:rsidR="008B6742" w:rsidRPr="00087E0A">
              <w:rPr>
                <w:color w:val="FF0000"/>
              </w:rPr>
              <w:t>is</w:t>
            </w:r>
            <w:r w:rsidR="00FC27FB" w:rsidRPr="00087E0A">
              <w:rPr>
                <w:color w:val="FF0000"/>
              </w:rPr>
              <w:t xml:space="preserve"> based on </w:t>
            </w:r>
            <w:r w:rsidRPr="00087E0A">
              <w:rPr>
                <w:color w:val="FF0000"/>
              </w:rPr>
              <w:t xml:space="preserve">the </w:t>
            </w:r>
            <w:r w:rsidR="00EB2C56" w:rsidRPr="00087E0A">
              <w:rPr>
                <w:color w:val="FF0000"/>
              </w:rPr>
              <w:t>Component Significance and Scoping</w:t>
            </w:r>
            <w:r w:rsidRPr="00087E0A">
              <w:rPr>
                <w:color w:val="FF0000"/>
              </w:rPr>
              <w:t xml:space="preserve"> template</w:t>
            </w:r>
            <w:r w:rsidR="008B6742" w:rsidRPr="00087E0A">
              <w:rPr>
                <w:color w:val="FF0000"/>
              </w:rPr>
              <w:t>.</w:t>
            </w:r>
            <w:r w:rsidRPr="00087E0A">
              <w:rPr>
                <w:color w:val="FF0000"/>
              </w:rPr>
              <w:t xml:space="preserve"> The trivial amount </w:t>
            </w:r>
            <w:r w:rsidR="008620E2" w:rsidRPr="00087E0A">
              <w:rPr>
                <w:color w:val="FF0000"/>
              </w:rPr>
              <w:t>to be included below</w:t>
            </w:r>
            <w:r w:rsidRPr="00087E0A">
              <w:rPr>
                <w:color w:val="FF0000"/>
              </w:rPr>
              <w:t xml:space="preserve"> is the group trivial amount.</w:t>
            </w:r>
          </w:p>
        </w:tc>
      </w:tr>
    </w:tbl>
    <w:p w14:paraId="1BB9F44E" w14:textId="77777777" w:rsidR="008C5D51" w:rsidRDefault="008C5D51" w:rsidP="00475D64">
      <w:pPr>
        <w:pStyle w:val="Heading2"/>
      </w:pPr>
    </w:p>
    <w:p w14:paraId="47DE06B1" w14:textId="77777777" w:rsidR="008C5D51" w:rsidRDefault="008C5D51" w:rsidP="00475D64">
      <w:pPr>
        <w:pStyle w:val="Heading2"/>
      </w:pPr>
    </w:p>
    <w:p w14:paraId="33EA6060" w14:textId="77777777" w:rsidR="00475D64" w:rsidRPr="00087E0A" w:rsidRDefault="00475D64" w:rsidP="00475D64">
      <w:pPr>
        <w:pStyle w:val="Heading2"/>
      </w:pPr>
      <w:r w:rsidRPr="00087E0A">
        <w:t>Materiality</w:t>
      </w:r>
    </w:p>
    <w:p w14:paraId="41800CC1" w14:textId="154BC010" w:rsidR="00475D64" w:rsidRPr="00087E0A" w:rsidRDefault="00475D64" w:rsidP="00475D64">
      <w:pPr>
        <w:pStyle w:val="BodyText"/>
      </w:pPr>
      <w:r w:rsidRPr="00087E0A">
        <w:t xml:space="preserve">Please use the following </w:t>
      </w:r>
      <w:r w:rsidR="00B24059" w:rsidRPr="00087E0A">
        <w:t xml:space="preserve">component </w:t>
      </w:r>
      <w:r w:rsidRPr="00087E0A">
        <w:t>materiality in performing the work requested</w:t>
      </w:r>
      <w:r w:rsidR="00646FB5" w:rsidRPr="00087E0A">
        <w:t xml:space="preserve">; </w:t>
      </w:r>
      <w:r w:rsidR="00AE5625" w:rsidRPr="00087E0A">
        <w:t>a lower amount</w:t>
      </w:r>
      <w:r w:rsidR="00646FB5" w:rsidRPr="00087E0A">
        <w:t xml:space="preserve"> may be used</w:t>
      </w:r>
      <w:r w:rsidR="00F469E6">
        <w:t xml:space="preserve"> </w:t>
      </w:r>
      <w:r w:rsidR="00F469E6" w:rsidRPr="00E30BFF">
        <w:t>when you are also performing a separate audit of the component’s financial statements for legal, regulatory, or other reasons</w:t>
      </w:r>
      <w:r w:rsidR="00646FB5" w:rsidRPr="00087E0A">
        <w:t>.</w:t>
      </w:r>
      <w:r w:rsidRPr="00087E0A">
        <w:t xml:space="preserve"> </w:t>
      </w:r>
      <w:r w:rsidR="00646FB5" w:rsidRPr="00087E0A">
        <w:t xml:space="preserve">Also, </w:t>
      </w:r>
      <w:r w:rsidR="001E07D7" w:rsidRPr="00087E0A">
        <w:t xml:space="preserve">please </w:t>
      </w:r>
      <w:r w:rsidRPr="00087E0A">
        <w:t xml:space="preserve">communicate identified misstatements above the </w:t>
      </w:r>
      <w:r w:rsidR="00646FB5" w:rsidRPr="00087E0A">
        <w:t xml:space="preserve">group </w:t>
      </w:r>
      <w:r w:rsidRPr="00087E0A">
        <w:t xml:space="preserve">trivial amount below. The </w:t>
      </w:r>
      <w:r w:rsidRPr="00087E0A">
        <w:rPr>
          <w:b/>
        </w:rPr>
        <w:t>Summary of Identified Misstatements at Component</w:t>
      </w:r>
      <w:r w:rsidRPr="00087E0A">
        <w:t xml:space="preserve"> template</w:t>
      </w:r>
      <w:r w:rsidR="00707E7E" w:rsidRPr="00087E0A">
        <w:t xml:space="preserve"> attached in the </w:t>
      </w:r>
      <w:r w:rsidR="00707E7E" w:rsidRPr="00087E0A">
        <w:rPr>
          <w:b/>
        </w:rPr>
        <w:t xml:space="preserve">Group Audit Instructions </w:t>
      </w:r>
      <w:r w:rsidR="001E07D7" w:rsidRPr="00087E0A">
        <w:t xml:space="preserve">may be </w:t>
      </w:r>
      <w:r w:rsidRPr="00087E0A">
        <w:t xml:space="preserve">used for communicating identified misstatements. </w:t>
      </w:r>
      <w:r w:rsidR="001E07D7" w:rsidRPr="00087E0A">
        <w:t>A different template or format may be used provided the necessary information included in such template is communicated to the Group Engagement Team.</w:t>
      </w:r>
    </w:p>
    <w:tbl>
      <w:tblPr>
        <w:tblStyle w:val="TableGrid"/>
        <w:tblW w:w="5845" w:type="dxa"/>
        <w:tblLook w:val="04A0" w:firstRow="1" w:lastRow="0" w:firstColumn="1" w:lastColumn="0" w:noHBand="0" w:noVBand="1"/>
      </w:tblPr>
      <w:tblGrid>
        <w:gridCol w:w="2605"/>
        <w:gridCol w:w="3240"/>
      </w:tblGrid>
      <w:tr w:rsidR="00475D64" w:rsidRPr="00087E0A" w14:paraId="347307FC" w14:textId="77777777" w:rsidTr="00604AFC">
        <w:tc>
          <w:tcPr>
            <w:tcW w:w="2605" w:type="dxa"/>
            <w:shd w:val="clear" w:color="auto" w:fill="CCC0D9" w:themeFill="accent4" w:themeFillTint="66"/>
          </w:tcPr>
          <w:p w14:paraId="687625B2" w14:textId="77777777" w:rsidR="00475D64" w:rsidRPr="00087E0A" w:rsidRDefault="005D0935" w:rsidP="00D809D1">
            <w:pPr>
              <w:pStyle w:val="Heading3"/>
              <w:spacing w:before="60" w:after="60"/>
              <w:rPr>
                <w:b/>
              </w:rPr>
            </w:pPr>
            <w:r w:rsidRPr="00087E0A">
              <w:rPr>
                <w:b/>
              </w:rPr>
              <w:t xml:space="preserve">Component </w:t>
            </w:r>
            <w:r w:rsidR="00CF0690" w:rsidRPr="00087E0A">
              <w:rPr>
                <w:b/>
              </w:rPr>
              <w:t>m</w:t>
            </w:r>
            <w:r w:rsidR="00475D64" w:rsidRPr="00087E0A">
              <w:rPr>
                <w:b/>
              </w:rPr>
              <w:t>ateriality</w:t>
            </w:r>
          </w:p>
        </w:tc>
        <w:tc>
          <w:tcPr>
            <w:tcW w:w="3240" w:type="dxa"/>
            <w:shd w:val="clear" w:color="auto" w:fill="auto"/>
          </w:tcPr>
          <w:p w14:paraId="179118D9" w14:textId="77777777" w:rsidR="00475D64" w:rsidRPr="00087E0A" w:rsidRDefault="008B6742" w:rsidP="00D809D1">
            <w:pPr>
              <w:autoSpaceDE w:val="0"/>
              <w:autoSpaceDN w:val="0"/>
              <w:adjustRightInd w:val="0"/>
              <w:spacing w:before="60" w:after="60" w:line="280" w:lineRule="atLeast"/>
              <w:rPr>
                <w:color w:val="FF0000"/>
              </w:rPr>
            </w:pPr>
            <w:r w:rsidRPr="00087E0A">
              <w:rPr>
                <w:color w:val="FF0000"/>
              </w:rPr>
              <w:t>Insert amount</w:t>
            </w:r>
            <w:r w:rsidR="0052048A" w:rsidRPr="00087E0A">
              <w:rPr>
                <w:color w:val="FF0000"/>
              </w:rPr>
              <w:t xml:space="preserve"> and specify currency</w:t>
            </w:r>
          </w:p>
        </w:tc>
      </w:tr>
      <w:tr w:rsidR="00475D64" w:rsidRPr="00087E0A" w14:paraId="7F79A537" w14:textId="77777777" w:rsidTr="00604AFC">
        <w:tc>
          <w:tcPr>
            <w:tcW w:w="2605" w:type="dxa"/>
            <w:shd w:val="clear" w:color="auto" w:fill="CCC0D9" w:themeFill="accent4" w:themeFillTint="66"/>
          </w:tcPr>
          <w:p w14:paraId="3C062F81" w14:textId="77777777" w:rsidR="00475D64" w:rsidRPr="00087E0A" w:rsidRDefault="005D0935" w:rsidP="00DE65AA">
            <w:pPr>
              <w:pStyle w:val="Heading3"/>
              <w:spacing w:before="60" w:after="60"/>
              <w:rPr>
                <w:b/>
              </w:rPr>
            </w:pPr>
            <w:r w:rsidRPr="00087E0A">
              <w:rPr>
                <w:b/>
              </w:rPr>
              <w:t xml:space="preserve">Group </w:t>
            </w:r>
            <w:r w:rsidR="00CF0690" w:rsidRPr="00087E0A">
              <w:rPr>
                <w:b/>
              </w:rPr>
              <w:t>t</w:t>
            </w:r>
            <w:r w:rsidR="00475D64" w:rsidRPr="00087E0A">
              <w:rPr>
                <w:b/>
              </w:rPr>
              <w:t>rivial</w:t>
            </w:r>
            <w:r w:rsidR="00782648" w:rsidRPr="00087E0A">
              <w:rPr>
                <w:b/>
              </w:rPr>
              <w:t xml:space="preserve"> amount</w:t>
            </w:r>
          </w:p>
        </w:tc>
        <w:tc>
          <w:tcPr>
            <w:tcW w:w="3240" w:type="dxa"/>
            <w:shd w:val="clear" w:color="auto" w:fill="auto"/>
          </w:tcPr>
          <w:p w14:paraId="5459435A" w14:textId="77777777" w:rsidR="00475D64" w:rsidRPr="00087E0A" w:rsidRDefault="008B6742" w:rsidP="00D809D1">
            <w:pPr>
              <w:autoSpaceDE w:val="0"/>
              <w:autoSpaceDN w:val="0"/>
              <w:adjustRightInd w:val="0"/>
              <w:spacing w:before="60" w:after="60" w:line="280" w:lineRule="atLeast"/>
              <w:rPr>
                <w:color w:val="FF0000"/>
              </w:rPr>
            </w:pPr>
            <w:r w:rsidRPr="00087E0A">
              <w:rPr>
                <w:color w:val="FF0000"/>
              </w:rPr>
              <w:t>Insert amount</w:t>
            </w:r>
            <w:r w:rsidR="0052048A" w:rsidRPr="00087E0A">
              <w:rPr>
                <w:color w:val="FF0000"/>
              </w:rPr>
              <w:t xml:space="preserve"> and specify currency</w:t>
            </w:r>
          </w:p>
        </w:tc>
      </w:tr>
    </w:tbl>
    <w:p w14:paraId="78C420CB" w14:textId="77777777" w:rsidR="00475D64" w:rsidRPr="00087E0A" w:rsidRDefault="00475D64" w:rsidP="00B24059">
      <w:pPr>
        <w:pStyle w:val="BodyText"/>
        <w:spacing w:after="0"/>
      </w:pPr>
    </w:p>
    <w:p w14:paraId="172B08A8" w14:textId="77777777" w:rsidR="00B24059" w:rsidRPr="00087E0A" w:rsidRDefault="00646FB5" w:rsidP="00646FB5">
      <w:pPr>
        <w:pStyle w:val="Heading2"/>
      </w:pPr>
      <w:r w:rsidRPr="00087E0A">
        <w:t>Objective and procedures</w:t>
      </w:r>
    </w:p>
    <w:p w14:paraId="68F7C0B6" w14:textId="77777777" w:rsidR="00C1423C" w:rsidRPr="00087E0A" w:rsidRDefault="00646FB5" w:rsidP="00B178C3">
      <w:pPr>
        <w:pStyle w:val="BodyText"/>
      </w:pPr>
      <w:r w:rsidRPr="00087E0A">
        <w:t>Your objective is to perform limited procedures, typically consisting of inquiries and analytical procedures, to obtain a basis for communicating to us whether you are aware of any material modifications that should be made to the Component Financial Information for it to be in accordance with the financial reporting framework with which it has been prepared.</w:t>
      </w:r>
      <w:r w:rsidR="00330EFF" w:rsidRPr="00087E0A">
        <w:t xml:space="preserve">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E17B3" w:rsidRPr="00087E0A" w14:paraId="7BCF210C" w14:textId="77777777" w:rsidTr="00604AFC">
        <w:tc>
          <w:tcPr>
            <w:tcW w:w="9080" w:type="dxa"/>
          </w:tcPr>
          <w:p w14:paraId="03A9025A" w14:textId="77777777" w:rsidR="004E17B3" w:rsidRPr="00087E0A" w:rsidRDefault="004E17B3" w:rsidP="0058409C">
            <w:pPr>
              <w:pStyle w:val="Heading2"/>
              <w:rPr>
                <w:color w:val="FF0000"/>
              </w:rPr>
            </w:pPr>
            <w:r w:rsidRPr="00087E0A">
              <w:rPr>
                <w:color w:val="FF0000"/>
              </w:rPr>
              <w:lastRenderedPageBreak/>
              <w:t>Instructional Note to Group Engagement Team</w:t>
            </w:r>
          </w:p>
          <w:p w14:paraId="05CBF052" w14:textId="754A23A2" w:rsidR="004E17B3" w:rsidRPr="00087E0A" w:rsidRDefault="00BA60CA" w:rsidP="00BA60CA">
            <w:pPr>
              <w:pStyle w:val="BodyText"/>
              <w:spacing w:after="60"/>
              <w:rPr>
                <w:color w:val="FF0000"/>
              </w:rPr>
            </w:pPr>
            <w:r w:rsidRPr="00087E0A">
              <w:rPr>
                <w:color w:val="FF0000"/>
              </w:rPr>
              <w:t xml:space="preserve">Include the following paragraph, as necessary. </w:t>
            </w:r>
            <w:r w:rsidR="004E17B3" w:rsidRPr="00087E0A">
              <w:rPr>
                <w:color w:val="FF0000"/>
              </w:rPr>
              <w:t xml:space="preserve">The list of items </w:t>
            </w:r>
            <w:r w:rsidR="001458CD" w:rsidRPr="00087E0A">
              <w:rPr>
                <w:color w:val="FF0000"/>
              </w:rPr>
              <w:t xml:space="preserve">to be </w:t>
            </w:r>
            <w:r w:rsidR="004E17B3" w:rsidRPr="00087E0A">
              <w:rPr>
                <w:color w:val="FF0000"/>
              </w:rPr>
              <w:t xml:space="preserve">included may be tailored to the circumstances of the engagement. This </w:t>
            </w:r>
            <w:r w:rsidR="00926383" w:rsidRPr="00087E0A">
              <w:rPr>
                <w:color w:val="FF0000"/>
              </w:rPr>
              <w:t xml:space="preserve">list </w:t>
            </w:r>
            <w:r w:rsidR="001458CD" w:rsidRPr="00087E0A">
              <w:rPr>
                <w:color w:val="FF0000"/>
              </w:rPr>
              <w:t xml:space="preserve">typically </w:t>
            </w:r>
            <w:r w:rsidR="00926383" w:rsidRPr="00087E0A">
              <w:rPr>
                <w:color w:val="FF0000"/>
              </w:rPr>
              <w:t xml:space="preserve">includes matters that the group engagement team </w:t>
            </w:r>
            <w:r w:rsidR="006B28D6" w:rsidRPr="00087E0A">
              <w:rPr>
                <w:color w:val="FF0000"/>
              </w:rPr>
              <w:t>requests</w:t>
            </w:r>
            <w:r w:rsidR="00926383" w:rsidRPr="00087E0A">
              <w:rPr>
                <w:color w:val="FF0000"/>
              </w:rPr>
              <w:t xml:space="preserve"> the component a</w:t>
            </w:r>
            <w:r w:rsidR="004E17B3" w:rsidRPr="00087E0A">
              <w:rPr>
                <w:color w:val="FF0000"/>
              </w:rPr>
              <w:t>uditor to focus on</w:t>
            </w:r>
            <w:r w:rsidR="001458CD" w:rsidRPr="00087E0A">
              <w:rPr>
                <w:color w:val="FF0000"/>
              </w:rPr>
              <w:t xml:space="preserve"> (for example, </w:t>
            </w:r>
            <w:r w:rsidR="004E17B3" w:rsidRPr="00087E0A">
              <w:rPr>
                <w:color w:val="FF0000"/>
              </w:rPr>
              <w:t>accounts receivable allowance, deferred tax positions, off-balance sheet commitmen</w:t>
            </w:r>
            <w:r w:rsidR="001458CD" w:rsidRPr="00087E0A">
              <w:rPr>
                <w:color w:val="FF0000"/>
              </w:rPr>
              <w:t>ts, and litigation and claims)</w:t>
            </w:r>
            <w:r w:rsidR="004E17B3" w:rsidRPr="00087E0A">
              <w:rPr>
                <w:color w:val="FF0000"/>
              </w:rPr>
              <w:t>.</w:t>
            </w:r>
          </w:p>
        </w:tc>
      </w:tr>
    </w:tbl>
    <w:p w14:paraId="5433D074" w14:textId="77777777" w:rsidR="00C1423C" w:rsidRPr="00087E0A" w:rsidRDefault="00C1423C" w:rsidP="00926383">
      <w:pPr>
        <w:pStyle w:val="BodyText"/>
        <w:spacing w:after="120"/>
      </w:pPr>
      <w:r w:rsidRPr="00087E0A">
        <w:t xml:space="preserve">We expect your review procedures to </w:t>
      </w:r>
      <w:proofErr w:type="gramStart"/>
      <w:r w:rsidRPr="00087E0A">
        <w:t>take into account</w:t>
      </w:r>
      <w:proofErr w:type="gramEnd"/>
      <w:r w:rsidRPr="00087E0A">
        <w:t xml:space="preserve"> the following:</w:t>
      </w:r>
    </w:p>
    <w:p w14:paraId="62D0DF29" w14:textId="77777777" w:rsidR="00560FE5" w:rsidRPr="00087E0A" w:rsidRDefault="00C1423C" w:rsidP="00560FE5">
      <w:pPr>
        <w:pStyle w:val="BodyText"/>
        <w:numPr>
          <w:ilvl w:val="0"/>
          <w:numId w:val="38"/>
        </w:numPr>
        <w:ind w:left="360"/>
      </w:pPr>
      <w:r w:rsidRPr="00087E0A">
        <w:rPr>
          <w:color w:val="FF0000"/>
        </w:rPr>
        <w:t>Describe items for component auditor consideratio</w:t>
      </w:r>
      <w:r w:rsidR="006828C9" w:rsidRPr="00087E0A">
        <w:rPr>
          <w:color w:val="FF0000"/>
        </w:rPr>
        <w:t>n</w:t>
      </w:r>
      <w:r w:rsidR="00C72DF3" w:rsidRPr="00087E0A">
        <w:rPr>
          <w:color w:val="000000" w:themeColor="text1"/>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F469E6" w:rsidRPr="00087E0A" w14:paraId="15C0D4A8" w14:textId="77777777" w:rsidTr="65FBA51E">
        <w:tc>
          <w:tcPr>
            <w:tcW w:w="9080" w:type="dxa"/>
          </w:tcPr>
          <w:p w14:paraId="4955A7D7" w14:textId="77777777" w:rsidR="00F469E6" w:rsidRPr="006B7BB3" w:rsidRDefault="00F469E6" w:rsidP="006B7BB3">
            <w:pPr>
              <w:pStyle w:val="Heading2"/>
              <w:rPr>
                <w:color w:val="FF0000"/>
              </w:rPr>
            </w:pPr>
            <w:r w:rsidRPr="006B7BB3">
              <w:rPr>
                <w:color w:val="FF0000"/>
              </w:rPr>
              <w:t>Instructional Note to Group Engagement Team</w:t>
            </w:r>
          </w:p>
          <w:p w14:paraId="7614C46F" w14:textId="648C9A1E" w:rsidR="00F469E6" w:rsidRPr="00087E0A" w:rsidRDefault="00F469E6" w:rsidP="006B7BB3">
            <w:pPr>
              <w:pStyle w:val="Heading2"/>
              <w:spacing w:after="60" w:line="280" w:lineRule="atLeast"/>
            </w:pPr>
            <w:r w:rsidRPr="65FBA51E">
              <w:rPr>
                <w:rFonts w:ascii="Garamond" w:hAnsi="Garamond"/>
                <w:color w:val="FF0000"/>
                <w:sz w:val="22"/>
                <w:szCs w:val="22"/>
              </w:rPr>
              <w:t>With respect to the following “Subsequent events procedures” section, the firm’s methodology does not requ</w:t>
            </w:r>
            <w:r w:rsidR="0051407D">
              <w:rPr>
                <w:rFonts w:ascii="Garamond" w:hAnsi="Garamond"/>
                <w:color w:val="FF0000"/>
                <w:sz w:val="22"/>
                <w:szCs w:val="22"/>
              </w:rPr>
              <w:t>ire</w:t>
            </w:r>
            <w:r w:rsidRPr="65FBA51E">
              <w:rPr>
                <w:rFonts w:ascii="Garamond" w:hAnsi="Garamond"/>
                <w:color w:val="FF0000"/>
                <w:sz w:val="22"/>
                <w:szCs w:val="22"/>
              </w:rPr>
              <w:t xml:space="preserve"> the component auditor to perform specific audit procedures (based on the type of work being requested). Procedures related to subsequent events are typically performed by the group engagement team at the group level, which may also relate to </w:t>
            </w:r>
            <w:proofErr w:type="gramStart"/>
            <w:r w:rsidRPr="65FBA51E">
              <w:rPr>
                <w:rFonts w:ascii="Garamond" w:hAnsi="Garamond"/>
                <w:color w:val="FF0000"/>
                <w:sz w:val="22"/>
                <w:szCs w:val="22"/>
              </w:rPr>
              <w:t>particular components</w:t>
            </w:r>
            <w:proofErr w:type="gramEnd"/>
            <w:r w:rsidRPr="65FBA51E">
              <w:rPr>
                <w:rFonts w:ascii="Garamond" w:hAnsi="Garamond"/>
                <w:color w:val="FF0000"/>
                <w:sz w:val="22"/>
                <w:szCs w:val="22"/>
              </w:rPr>
              <w:t xml:space="preserve">. If the group engagement team decides to request the component auditor to perform subsequent </w:t>
            </w:r>
            <w:r w:rsidR="006F0510">
              <w:rPr>
                <w:rFonts w:ascii="Garamond" w:hAnsi="Garamond"/>
                <w:color w:val="FF0000"/>
                <w:sz w:val="22"/>
                <w:szCs w:val="22"/>
              </w:rPr>
              <w:t xml:space="preserve">events </w:t>
            </w:r>
            <w:r w:rsidRPr="65FBA51E">
              <w:rPr>
                <w:rFonts w:ascii="Garamond" w:hAnsi="Garamond"/>
                <w:color w:val="FF0000"/>
                <w:sz w:val="22"/>
                <w:szCs w:val="22"/>
              </w:rPr>
              <w:t xml:space="preserve">procedures at the </w:t>
            </w:r>
            <w:proofErr w:type="gramStart"/>
            <w:r w:rsidRPr="65FBA51E">
              <w:rPr>
                <w:rFonts w:ascii="Garamond" w:hAnsi="Garamond"/>
                <w:color w:val="FF0000"/>
                <w:sz w:val="22"/>
                <w:szCs w:val="22"/>
              </w:rPr>
              <w:t>particular component</w:t>
            </w:r>
            <w:proofErr w:type="gramEnd"/>
            <w:r w:rsidRPr="65FBA51E">
              <w:rPr>
                <w:rFonts w:ascii="Garamond" w:hAnsi="Garamond"/>
                <w:color w:val="FF0000"/>
                <w:sz w:val="22"/>
                <w:szCs w:val="22"/>
              </w:rPr>
              <w:t>, the group engagement team is responsible for modifying the following paragraph as well as the instructions to the component auditor within the subsequent events memorandum that would be attached herein.</w:t>
            </w:r>
          </w:p>
        </w:tc>
      </w:tr>
    </w:tbl>
    <w:p w14:paraId="4D01D81B" w14:textId="77777777" w:rsidR="00F469E6" w:rsidRDefault="00F469E6" w:rsidP="008478F1">
      <w:pPr>
        <w:pStyle w:val="Heading2"/>
      </w:pPr>
    </w:p>
    <w:p w14:paraId="020E0CC1" w14:textId="292A0B57" w:rsidR="008478F1" w:rsidRPr="00087E0A" w:rsidRDefault="008478F1" w:rsidP="008478F1">
      <w:pPr>
        <w:pStyle w:val="Heading2"/>
      </w:pPr>
      <w:r w:rsidRPr="00087E0A">
        <w:t>Subsequent events procedures</w:t>
      </w:r>
    </w:p>
    <w:p w14:paraId="700BE7F5" w14:textId="77777777" w:rsidR="008478F1" w:rsidRPr="00087E0A" w:rsidRDefault="006828C9" w:rsidP="008478F1">
      <w:pPr>
        <w:pStyle w:val="BodyText"/>
      </w:pPr>
      <w:r w:rsidRPr="00087E0A">
        <w:t>You are not required to perform subsequent events procedures through the date of our auditor’s report on the Group Financial Statements. However, i</w:t>
      </w:r>
      <w:r w:rsidR="008478F1" w:rsidRPr="00087E0A">
        <w:t>t is your responsibility to notify the Group Engagement Team on a timely basis if you become aware of subsequent events that may require</w:t>
      </w:r>
      <w:r w:rsidR="00115883" w:rsidRPr="00087E0A">
        <w:t xml:space="preserve"> </w:t>
      </w:r>
      <w:r w:rsidR="00EE673D" w:rsidRPr="00087E0A">
        <w:t>adjustment to or disclosure</w:t>
      </w:r>
      <w:r w:rsidR="008478F1" w:rsidRPr="00087E0A">
        <w:t xml:space="preserve"> in the Group Financial Statements. The </w:t>
      </w:r>
      <w:r w:rsidR="008478F1" w:rsidRPr="00087E0A">
        <w:rPr>
          <w:b/>
        </w:rPr>
        <w:t>Subsequent Events Memorandum</w:t>
      </w:r>
      <w:r w:rsidR="008478F1" w:rsidRPr="00087E0A">
        <w:t xml:space="preserve"> </w:t>
      </w:r>
      <w:r w:rsidR="00707E7E" w:rsidRPr="00087E0A">
        <w:t xml:space="preserve">attached below </w:t>
      </w:r>
      <w:r w:rsidR="008478F1" w:rsidRPr="00087E0A">
        <w:t>is used for this purpose.</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FA16B7" w:rsidRPr="00087E0A" w14:paraId="77C76097" w14:textId="77777777" w:rsidTr="00604AFC">
        <w:tc>
          <w:tcPr>
            <w:tcW w:w="9090" w:type="dxa"/>
          </w:tcPr>
          <w:p w14:paraId="13CE836B" w14:textId="77777777" w:rsidR="00FA16B7" w:rsidRPr="00087E0A" w:rsidRDefault="00FA16B7" w:rsidP="00160234">
            <w:pPr>
              <w:pStyle w:val="Heading2"/>
              <w:rPr>
                <w:color w:val="FF0000"/>
              </w:rPr>
            </w:pPr>
            <w:r w:rsidRPr="00087E0A">
              <w:rPr>
                <w:color w:val="FF0000"/>
              </w:rPr>
              <w:t>Instructional Note to Group Engagement Team</w:t>
            </w:r>
          </w:p>
          <w:p w14:paraId="74944927" w14:textId="32BC6BAB" w:rsidR="00FA16B7" w:rsidRPr="00087E0A" w:rsidRDefault="00FA16B7" w:rsidP="00025142">
            <w:pPr>
              <w:pStyle w:val="BodyText"/>
              <w:spacing w:after="0"/>
              <w:rPr>
                <w:color w:val="FF0000"/>
              </w:rPr>
            </w:pPr>
            <w:r w:rsidRPr="00087E0A">
              <w:rPr>
                <w:color w:val="FF0000"/>
              </w:rPr>
              <w:t>The following</w:t>
            </w:r>
            <w:r w:rsidR="00B02E61" w:rsidRPr="00087E0A">
              <w:rPr>
                <w:color w:val="FF0000"/>
              </w:rPr>
              <w:t xml:space="preserve"> “Budget and fee information</w:t>
            </w:r>
            <w:r w:rsidR="00F546E6" w:rsidRPr="00087E0A">
              <w:rPr>
                <w:color w:val="FF0000"/>
              </w:rPr>
              <w:t xml:space="preserve"> related to work performed</w:t>
            </w:r>
            <w:r w:rsidR="00B02E61" w:rsidRPr="00087E0A">
              <w:rPr>
                <w:color w:val="FF0000"/>
              </w:rPr>
              <w:t>” section</w:t>
            </w:r>
            <w:r w:rsidRPr="00087E0A">
              <w:rPr>
                <w:color w:val="FF0000"/>
              </w:rPr>
              <w:t xml:space="preserve"> is optional. It would typically only be used when the component auditor is a member firm and may be tailored based on the billing arrangements. If the following is used for a non-member firm, remove the reference to the Services Agreement</w:t>
            </w:r>
            <w:r w:rsidR="00CE294C" w:rsidRPr="00087E0A">
              <w:rPr>
                <w:color w:val="FF0000"/>
              </w:rPr>
              <w:t xml:space="preserve"> – Group Audit</w:t>
            </w:r>
            <w:r w:rsidRPr="00087E0A">
              <w:rPr>
                <w:color w:val="FF0000"/>
              </w:rPr>
              <w:t>.</w:t>
            </w:r>
          </w:p>
        </w:tc>
      </w:tr>
    </w:tbl>
    <w:p w14:paraId="2BB3812E" w14:textId="77777777" w:rsidR="008C5D51" w:rsidRDefault="008C5D51" w:rsidP="00FA16B7">
      <w:pPr>
        <w:pStyle w:val="Heading2"/>
      </w:pPr>
    </w:p>
    <w:p w14:paraId="36D171C6" w14:textId="77777777" w:rsidR="00FA16B7" w:rsidRPr="00087E0A" w:rsidRDefault="00FA16B7" w:rsidP="00FA16B7">
      <w:pPr>
        <w:pStyle w:val="Heading2"/>
      </w:pPr>
      <w:r w:rsidRPr="00087E0A">
        <w:t>Budget and fee information</w:t>
      </w:r>
      <w:r w:rsidR="00F546E6" w:rsidRPr="00087E0A">
        <w:t xml:space="preserve"> related to work performed</w:t>
      </w:r>
    </w:p>
    <w:p w14:paraId="1C068895" w14:textId="017B3E84" w:rsidR="00FA16B7" w:rsidRPr="00087E0A" w:rsidRDefault="00FA16B7" w:rsidP="008478F1">
      <w:pPr>
        <w:pStyle w:val="BodyText"/>
        <w:rPr>
          <w:color w:val="000000" w:themeColor="text1"/>
        </w:rPr>
      </w:pPr>
      <w:r w:rsidRPr="00087E0A">
        <w:t xml:space="preserve">The fees related to your work are addressed in the </w:t>
      </w:r>
      <w:r w:rsidRPr="00087E0A">
        <w:rPr>
          <w:b/>
        </w:rPr>
        <w:t>Services Agreement</w:t>
      </w:r>
      <w:r w:rsidR="00277AB1" w:rsidRPr="00087E0A">
        <w:rPr>
          <w:b/>
        </w:rPr>
        <w:t xml:space="preserve"> – Group Audit</w:t>
      </w:r>
      <w:r w:rsidRPr="00087E0A">
        <w:t xml:space="preserve">. We request that you track your actual hours and fees and the estimate to complete your work using the </w:t>
      </w:r>
      <w:r w:rsidRPr="00087E0A">
        <w:rPr>
          <w:b/>
          <w:color w:val="000000" w:themeColor="text1"/>
        </w:rPr>
        <w:t>Budget to Actual Fee Information at Component</w:t>
      </w:r>
      <w:r w:rsidRPr="00087E0A">
        <w:rPr>
          <w:color w:val="000000" w:themeColor="text1"/>
        </w:rPr>
        <w:t xml:space="preserve"> template attached below.</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D87DE9" w:rsidRPr="00087E0A" w14:paraId="78CC65DE" w14:textId="77777777" w:rsidTr="00604AFC">
        <w:tc>
          <w:tcPr>
            <w:tcW w:w="9090" w:type="dxa"/>
          </w:tcPr>
          <w:p w14:paraId="41B272D4" w14:textId="77777777" w:rsidR="00D87DE9" w:rsidRPr="00087E0A" w:rsidRDefault="00D87DE9" w:rsidP="00160234">
            <w:pPr>
              <w:pStyle w:val="Heading2"/>
              <w:rPr>
                <w:color w:val="FF0000"/>
              </w:rPr>
            </w:pPr>
            <w:r w:rsidRPr="00087E0A">
              <w:rPr>
                <w:color w:val="FF0000"/>
              </w:rPr>
              <w:t>Instructional Note to Group Engagement Team</w:t>
            </w:r>
          </w:p>
          <w:p w14:paraId="75EBF96B" w14:textId="1D9721FE" w:rsidR="00D87DE9" w:rsidRPr="00087E0A" w:rsidRDefault="0081219F" w:rsidP="00160234">
            <w:pPr>
              <w:pStyle w:val="BodyText"/>
              <w:spacing w:after="0"/>
              <w:rPr>
                <w:color w:val="FF0000"/>
              </w:rPr>
            </w:pPr>
            <w:r w:rsidRPr="00087E0A">
              <w:rPr>
                <w:color w:val="FF0000"/>
              </w:rPr>
              <w:t xml:space="preserve">Tailor </w:t>
            </w:r>
            <w:r w:rsidR="00D87DE9" w:rsidRPr="00087E0A">
              <w:rPr>
                <w:color w:val="FF0000"/>
              </w:rPr>
              <w:t xml:space="preserve">the following </w:t>
            </w:r>
            <w:r w:rsidR="00F546E6" w:rsidRPr="00087E0A">
              <w:rPr>
                <w:color w:val="FF0000"/>
              </w:rPr>
              <w:t xml:space="preserve">“Additional attachments” section </w:t>
            </w:r>
            <w:r w:rsidR="00D87DE9" w:rsidRPr="00087E0A">
              <w:rPr>
                <w:color w:val="FF0000"/>
              </w:rPr>
              <w:t>to align with the engagement circumstances and the group audit instructions.</w:t>
            </w:r>
          </w:p>
        </w:tc>
      </w:tr>
    </w:tbl>
    <w:p w14:paraId="206F8320" w14:textId="77777777" w:rsidR="008C5D51" w:rsidRDefault="008C5D51" w:rsidP="00D87DE9">
      <w:pPr>
        <w:pStyle w:val="Heading2"/>
      </w:pPr>
    </w:p>
    <w:p w14:paraId="546CFA58" w14:textId="77777777" w:rsidR="00D87DE9" w:rsidRPr="00087E0A" w:rsidRDefault="00D87DE9" w:rsidP="00D87DE9">
      <w:pPr>
        <w:pStyle w:val="Heading2"/>
      </w:pPr>
      <w:r w:rsidRPr="00087E0A">
        <w:t>Additional attachments</w:t>
      </w:r>
    </w:p>
    <w:p w14:paraId="73CCF62E" w14:textId="77777777" w:rsidR="00D87DE9" w:rsidRPr="00087E0A" w:rsidRDefault="00D87DE9" w:rsidP="00D87DE9">
      <w:pPr>
        <w:pStyle w:val="BodyText"/>
      </w:pPr>
      <w:r w:rsidRPr="00087E0A">
        <w:t>The following includes additional attachments that are relevant to your work.</w:t>
      </w:r>
    </w:p>
    <w:tbl>
      <w:tblPr>
        <w:tblStyle w:val="TableGrid"/>
        <w:tblW w:w="9073" w:type="dxa"/>
        <w:tblLook w:val="04A0" w:firstRow="1" w:lastRow="0" w:firstColumn="1" w:lastColumn="0" w:noHBand="0" w:noVBand="1"/>
      </w:tblPr>
      <w:tblGrid>
        <w:gridCol w:w="4135"/>
        <w:gridCol w:w="2328"/>
        <w:gridCol w:w="2610"/>
      </w:tblGrid>
      <w:tr w:rsidR="00D87DE9" w:rsidRPr="00087E0A" w14:paraId="5A19015C" w14:textId="77777777" w:rsidTr="00604AFC">
        <w:tc>
          <w:tcPr>
            <w:tcW w:w="4135" w:type="dxa"/>
            <w:shd w:val="clear" w:color="auto" w:fill="CCC0D9"/>
          </w:tcPr>
          <w:p w14:paraId="190D385A" w14:textId="77777777" w:rsidR="00D87DE9" w:rsidRPr="00087E0A" w:rsidRDefault="00D87DE9" w:rsidP="00160234">
            <w:pPr>
              <w:pStyle w:val="Heading3"/>
              <w:keepNext w:val="0"/>
              <w:widowControl w:val="0"/>
              <w:spacing w:before="60" w:after="60"/>
              <w:jc w:val="center"/>
              <w:rPr>
                <w:b/>
              </w:rPr>
            </w:pPr>
            <w:r w:rsidRPr="00087E0A">
              <w:rPr>
                <w:b/>
              </w:rPr>
              <w:t>Document</w:t>
            </w:r>
          </w:p>
        </w:tc>
        <w:tc>
          <w:tcPr>
            <w:tcW w:w="2328" w:type="dxa"/>
            <w:shd w:val="clear" w:color="auto" w:fill="CCC0D9"/>
          </w:tcPr>
          <w:p w14:paraId="2B378F11" w14:textId="77777777" w:rsidR="00D87DE9" w:rsidRPr="00087E0A" w:rsidRDefault="00D87DE9" w:rsidP="00160234">
            <w:pPr>
              <w:pStyle w:val="Heading3"/>
              <w:keepNext w:val="0"/>
              <w:widowControl w:val="0"/>
              <w:spacing w:before="60" w:after="60"/>
              <w:jc w:val="center"/>
              <w:rPr>
                <w:b/>
              </w:rPr>
            </w:pPr>
            <w:r w:rsidRPr="00087E0A">
              <w:rPr>
                <w:b/>
              </w:rPr>
              <w:t>Date due</w:t>
            </w:r>
          </w:p>
        </w:tc>
        <w:tc>
          <w:tcPr>
            <w:tcW w:w="2610" w:type="dxa"/>
            <w:shd w:val="clear" w:color="auto" w:fill="CCC0D9"/>
          </w:tcPr>
          <w:p w14:paraId="0D7845C3" w14:textId="77777777" w:rsidR="00D87DE9" w:rsidRPr="00087E0A" w:rsidRDefault="00D87DE9" w:rsidP="00160234">
            <w:pPr>
              <w:pStyle w:val="Heading3"/>
              <w:keepNext w:val="0"/>
              <w:widowControl w:val="0"/>
              <w:spacing w:before="60" w:after="60"/>
              <w:jc w:val="center"/>
              <w:rPr>
                <w:b/>
              </w:rPr>
            </w:pPr>
            <w:r w:rsidRPr="00087E0A">
              <w:rPr>
                <w:b/>
              </w:rPr>
              <w:t>Attachment</w:t>
            </w:r>
          </w:p>
        </w:tc>
      </w:tr>
      <w:tr w:rsidR="00332EAE" w:rsidRPr="00087E0A" w14:paraId="242611F1" w14:textId="77777777" w:rsidTr="00604AFC">
        <w:tc>
          <w:tcPr>
            <w:tcW w:w="4135" w:type="dxa"/>
            <w:shd w:val="clear" w:color="auto" w:fill="FFFFFF" w:themeFill="background1"/>
          </w:tcPr>
          <w:p w14:paraId="0C56171E" w14:textId="77777777" w:rsidR="00332EAE" w:rsidRPr="00087E0A" w:rsidRDefault="00F357D0" w:rsidP="00160234">
            <w:pPr>
              <w:widowControl w:val="0"/>
              <w:autoSpaceDE w:val="0"/>
              <w:autoSpaceDN w:val="0"/>
              <w:adjustRightInd w:val="0"/>
              <w:spacing w:before="60" w:after="60" w:line="280" w:lineRule="atLeast"/>
              <w:rPr>
                <w:color w:val="000000" w:themeColor="text1"/>
              </w:rPr>
            </w:pPr>
            <w:r w:rsidRPr="00087E0A">
              <w:rPr>
                <w:color w:val="000000" w:themeColor="text1"/>
              </w:rPr>
              <w:t>Applicable p</w:t>
            </w:r>
            <w:r w:rsidR="003E6672" w:rsidRPr="00087E0A">
              <w:rPr>
                <w:color w:val="000000" w:themeColor="text1"/>
              </w:rPr>
              <w:t xml:space="preserve">rofessional </w:t>
            </w:r>
            <w:r w:rsidRPr="00087E0A">
              <w:rPr>
                <w:color w:val="000000" w:themeColor="text1"/>
              </w:rPr>
              <w:t>s</w:t>
            </w:r>
            <w:r w:rsidR="003E6672" w:rsidRPr="00087E0A">
              <w:rPr>
                <w:color w:val="000000" w:themeColor="text1"/>
              </w:rPr>
              <w:t>tandards</w:t>
            </w:r>
            <w:r w:rsidR="00654767" w:rsidRPr="00087E0A">
              <w:rPr>
                <w:color w:val="000000" w:themeColor="text1"/>
              </w:rPr>
              <w:t xml:space="preserve"> </w:t>
            </w:r>
            <w:r w:rsidR="00654767" w:rsidRPr="00087E0A">
              <w:rPr>
                <w:color w:val="FF0000"/>
              </w:rPr>
              <w:t>(and incremental requirements)</w:t>
            </w:r>
          </w:p>
          <w:p w14:paraId="5DC19491" w14:textId="77777777" w:rsidR="003E6672" w:rsidRPr="00087E0A" w:rsidRDefault="003E6672" w:rsidP="002878E4">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Include</w:t>
            </w:r>
            <w:r w:rsidR="00654767" w:rsidRPr="00087E0A">
              <w:rPr>
                <w:color w:val="FF0000"/>
              </w:rPr>
              <w:t xml:space="preserve"> and </w:t>
            </w:r>
            <w:r w:rsidR="002878E4" w:rsidRPr="00087E0A">
              <w:rPr>
                <w:color w:val="FF0000"/>
              </w:rPr>
              <w:t>tailor</w:t>
            </w:r>
            <w:r w:rsidRPr="00087E0A">
              <w:rPr>
                <w:color w:val="FF0000"/>
              </w:rPr>
              <w:t xml:space="preserve"> this, </w:t>
            </w:r>
            <w:r w:rsidRPr="00087E0A">
              <w:rPr>
                <w:color w:val="FF0000"/>
              </w:rPr>
              <w:lastRenderedPageBreak/>
              <w:t>as necessary, based on the tailored instructions above.]</w:t>
            </w:r>
          </w:p>
        </w:tc>
        <w:tc>
          <w:tcPr>
            <w:tcW w:w="2328" w:type="dxa"/>
            <w:shd w:val="clear" w:color="auto" w:fill="000000" w:themeFill="text1"/>
          </w:tcPr>
          <w:p w14:paraId="666D6121" w14:textId="77777777" w:rsidR="00332EAE" w:rsidRPr="00087E0A" w:rsidRDefault="00332EAE" w:rsidP="00160234">
            <w:pPr>
              <w:spacing w:before="60" w:after="60"/>
              <w:rPr>
                <w:color w:val="FF0000"/>
              </w:rPr>
            </w:pPr>
          </w:p>
        </w:tc>
        <w:tc>
          <w:tcPr>
            <w:tcW w:w="2610" w:type="dxa"/>
          </w:tcPr>
          <w:p w14:paraId="0D3422C2" w14:textId="77777777" w:rsidR="00332EAE" w:rsidRPr="00087E0A" w:rsidRDefault="00332EAE" w:rsidP="00160234">
            <w:pPr>
              <w:spacing w:before="60" w:after="60"/>
              <w:rPr>
                <w:i/>
                <w:color w:val="FF0000"/>
              </w:rPr>
            </w:pPr>
          </w:p>
        </w:tc>
      </w:tr>
      <w:tr w:rsidR="00332EAE" w:rsidRPr="00087E0A" w14:paraId="1D46BA44" w14:textId="77777777" w:rsidTr="00604AFC">
        <w:tc>
          <w:tcPr>
            <w:tcW w:w="4135" w:type="dxa"/>
            <w:shd w:val="clear" w:color="auto" w:fill="FFFFFF" w:themeFill="background1"/>
          </w:tcPr>
          <w:p w14:paraId="638B1D7F" w14:textId="77777777" w:rsidR="00332EAE" w:rsidRPr="00087E0A" w:rsidRDefault="001326D0" w:rsidP="00332EAE">
            <w:pPr>
              <w:widowControl w:val="0"/>
              <w:autoSpaceDE w:val="0"/>
              <w:autoSpaceDN w:val="0"/>
              <w:adjustRightInd w:val="0"/>
              <w:spacing w:before="60" w:after="60" w:line="280" w:lineRule="atLeast"/>
              <w:rPr>
                <w:color w:val="000000" w:themeColor="text1"/>
              </w:rPr>
            </w:pPr>
            <w:r w:rsidRPr="00087E0A">
              <w:rPr>
                <w:color w:val="000000" w:themeColor="text1"/>
              </w:rPr>
              <w:t>Key incremental i</w:t>
            </w:r>
            <w:r w:rsidR="00332EAE" w:rsidRPr="00087E0A">
              <w:rPr>
                <w:color w:val="000000" w:themeColor="text1"/>
              </w:rPr>
              <w:t>ndepend</w:t>
            </w:r>
            <w:r w:rsidR="00F357D0" w:rsidRPr="00087E0A">
              <w:rPr>
                <w:color w:val="000000" w:themeColor="text1"/>
              </w:rPr>
              <w:t>ence r</w:t>
            </w:r>
            <w:r w:rsidR="00332EAE" w:rsidRPr="00087E0A">
              <w:rPr>
                <w:color w:val="000000" w:themeColor="text1"/>
              </w:rPr>
              <w:t xml:space="preserve">equirements </w:t>
            </w:r>
          </w:p>
          <w:p w14:paraId="6AF76DE5" w14:textId="77777777" w:rsidR="00332EAE" w:rsidRPr="00087E0A" w:rsidRDefault="00332EAE" w:rsidP="002878E4">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 xml:space="preserve">Instructional Note to Group Engagement Team: </w:t>
            </w:r>
            <w:r w:rsidRPr="00087E0A">
              <w:rPr>
                <w:color w:val="FF0000"/>
              </w:rPr>
              <w:t>Include</w:t>
            </w:r>
            <w:r w:rsidR="002878E4" w:rsidRPr="00087E0A">
              <w:rPr>
                <w:color w:val="FF0000"/>
              </w:rPr>
              <w:t xml:space="preserve"> and tailor </w:t>
            </w:r>
            <w:r w:rsidRPr="00087E0A">
              <w:rPr>
                <w:color w:val="FF0000"/>
              </w:rPr>
              <w:t>this, as necessary, based on the tailored instructions above.]</w:t>
            </w:r>
          </w:p>
        </w:tc>
        <w:tc>
          <w:tcPr>
            <w:tcW w:w="2328" w:type="dxa"/>
            <w:shd w:val="clear" w:color="auto" w:fill="000000" w:themeFill="text1"/>
          </w:tcPr>
          <w:p w14:paraId="313FE573" w14:textId="77777777" w:rsidR="00332EAE" w:rsidRPr="00087E0A" w:rsidRDefault="00332EAE" w:rsidP="00160234">
            <w:pPr>
              <w:spacing w:before="60" w:after="60"/>
              <w:rPr>
                <w:color w:val="FF0000"/>
              </w:rPr>
            </w:pPr>
          </w:p>
        </w:tc>
        <w:tc>
          <w:tcPr>
            <w:tcW w:w="2610" w:type="dxa"/>
          </w:tcPr>
          <w:p w14:paraId="7B523EF8" w14:textId="77777777" w:rsidR="00332EAE" w:rsidRPr="00087E0A" w:rsidRDefault="00332EAE" w:rsidP="00160234">
            <w:pPr>
              <w:spacing w:before="60" w:after="60"/>
              <w:rPr>
                <w:i/>
                <w:color w:val="FF0000"/>
              </w:rPr>
            </w:pPr>
          </w:p>
        </w:tc>
      </w:tr>
      <w:tr w:rsidR="00D87DE9" w:rsidRPr="00087E0A" w14:paraId="1E0DBDEC" w14:textId="77777777" w:rsidTr="00604AFC">
        <w:tc>
          <w:tcPr>
            <w:tcW w:w="4135" w:type="dxa"/>
            <w:shd w:val="clear" w:color="auto" w:fill="FFFFFF" w:themeFill="background1"/>
          </w:tcPr>
          <w:p w14:paraId="3D647415" w14:textId="7019F4B0" w:rsidR="00282E47" w:rsidRPr="00087E0A" w:rsidRDefault="00D87DE9" w:rsidP="00160234">
            <w:pPr>
              <w:widowControl w:val="0"/>
              <w:autoSpaceDE w:val="0"/>
              <w:autoSpaceDN w:val="0"/>
              <w:adjustRightInd w:val="0"/>
              <w:spacing w:before="60" w:after="60" w:line="280" w:lineRule="atLeast"/>
              <w:rPr>
                <w:color w:val="000000" w:themeColor="text1"/>
              </w:rPr>
            </w:pPr>
            <w:r w:rsidRPr="00087E0A">
              <w:rPr>
                <w:color w:val="000000" w:themeColor="text1"/>
              </w:rPr>
              <w:t xml:space="preserve">Services Agreement </w:t>
            </w:r>
            <w:r w:rsidR="00277AB1" w:rsidRPr="00087E0A">
              <w:rPr>
                <w:color w:val="000000" w:themeColor="text1"/>
              </w:rPr>
              <w:t>– Group Audit</w:t>
            </w:r>
          </w:p>
          <w:p w14:paraId="51C61801" w14:textId="77777777" w:rsidR="00D87DE9" w:rsidRPr="00087E0A" w:rsidRDefault="00D87DE9" w:rsidP="00160234">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only required when the component auditor is a member firm. The group engagement team is responsible for initiating the agreement.]</w:t>
            </w:r>
          </w:p>
        </w:tc>
        <w:tc>
          <w:tcPr>
            <w:tcW w:w="2328" w:type="dxa"/>
          </w:tcPr>
          <w:p w14:paraId="3793B80E" w14:textId="2ECD009F" w:rsidR="00D87DE9" w:rsidRPr="00087E0A" w:rsidRDefault="00D87DE9" w:rsidP="00BE2EFE">
            <w:pPr>
              <w:spacing w:before="60" w:after="60"/>
              <w:rPr>
                <w:color w:val="FF0000"/>
              </w:rPr>
            </w:pPr>
            <w:r w:rsidRPr="00087E0A">
              <w:rPr>
                <w:color w:val="FF0000"/>
              </w:rPr>
              <w:t>[</w:t>
            </w:r>
            <w:r w:rsidRPr="00087E0A">
              <w:rPr>
                <w:b/>
                <w:color w:val="FF0000"/>
              </w:rPr>
              <w:t>Instructional Note to Group Engagement Team:</w:t>
            </w:r>
            <w:r w:rsidRPr="00087E0A">
              <w:rPr>
                <w:color w:val="FF0000"/>
              </w:rPr>
              <w:t xml:space="preserve"> Insert the same date as that used for the Acknowledgment of Group Audit Instructions.]</w:t>
            </w:r>
          </w:p>
        </w:tc>
        <w:tc>
          <w:tcPr>
            <w:tcW w:w="2610" w:type="dxa"/>
          </w:tcPr>
          <w:p w14:paraId="3908B4D2" w14:textId="77777777" w:rsidR="00D87DE9" w:rsidRPr="00087E0A" w:rsidRDefault="00D87DE9" w:rsidP="00160234">
            <w:pPr>
              <w:spacing w:before="60" w:after="60"/>
              <w:rPr>
                <w:i/>
                <w:color w:val="FF0000"/>
              </w:rPr>
            </w:pPr>
          </w:p>
        </w:tc>
      </w:tr>
      <w:tr w:rsidR="00235389" w:rsidRPr="00087E0A" w14:paraId="1C8C8228" w14:textId="77777777" w:rsidTr="00604AFC">
        <w:tc>
          <w:tcPr>
            <w:tcW w:w="4135" w:type="dxa"/>
            <w:shd w:val="clear" w:color="auto" w:fill="FFFFFF" w:themeFill="background1"/>
          </w:tcPr>
          <w:p w14:paraId="56C6FBD3" w14:textId="77777777" w:rsidR="00235389" w:rsidRPr="00087E0A" w:rsidRDefault="00235389" w:rsidP="00160234">
            <w:pPr>
              <w:widowControl w:val="0"/>
              <w:autoSpaceDE w:val="0"/>
              <w:autoSpaceDN w:val="0"/>
              <w:adjustRightInd w:val="0"/>
              <w:spacing w:before="60" w:after="60" w:line="280" w:lineRule="atLeast"/>
              <w:rPr>
                <w:color w:val="000000" w:themeColor="text1"/>
              </w:rPr>
            </w:pPr>
            <w:r w:rsidRPr="00087E0A">
              <w:rPr>
                <w:color w:val="000000" w:themeColor="text1"/>
              </w:rPr>
              <w:t xml:space="preserve">Subsequent Events Memorandum </w:t>
            </w:r>
          </w:p>
        </w:tc>
        <w:tc>
          <w:tcPr>
            <w:tcW w:w="2328" w:type="dxa"/>
            <w:shd w:val="clear" w:color="auto" w:fill="auto"/>
          </w:tcPr>
          <w:p w14:paraId="2AB7B189" w14:textId="77777777" w:rsidR="00235389" w:rsidRPr="00087E0A" w:rsidRDefault="00235389" w:rsidP="00160234">
            <w:pPr>
              <w:spacing w:before="60" w:after="60"/>
              <w:rPr>
                <w:i/>
                <w:color w:val="FF0000"/>
              </w:rPr>
            </w:pPr>
            <w:r w:rsidRPr="00087E0A">
              <w:rPr>
                <w:color w:val="000000" w:themeColor="text1"/>
              </w:rPr>
              <w:t>Date of auditor’s report on Group Financial Statements</w:t>
            </w:r>
          </w:p>
        </w:tc>
        <w:tc>
          <w:tcPr>
            <w:tcW w:w="2610" w:type="dxa"/>
          </w:tcPr>
          <w:p w14:paraId="64228D1D" w14:textId="77777777" w:rsidR="00235389" w:rsidRPr="00087E0A" w:rsidRDefault="00235389" w:rsidP="00160234">
            <w:pPr>
              <w:spacing w:before="60" w:after="60"/>
              <w:rPr>
                <w:i/>
                <w:color w:val="FF0000"/>
              </w:rPr>
            </w:pPr>
          </w:p>
        </w:tc>
      </w:tr>
      <w:tr w:rsidR="00D87DE9" w:rsidRPr="00543AFC" w14:paraId="3EE55070" w14:textId="77777777" w:rsidTr="00604AFC">
        <w:tc>
          <w:tcPr>
            <w:tcW w:w="4135" w:type="dxa"/>
            <w:shd w:val="clear" w:color="auto" w:fill="FFFFFF" w:themeFill="background1"/>
          </w:tcPr>
          <w:p w14:paraId="5569EC3B" w14:textId="77777777" w:rsidR="00802446" w:rsidRPr="00087E0A" w:rsidRDefault="00D87DE9" w:rsidP="00160234">
            <w:pPr>
              <w:widowControl w:val="0"/>
              <w:autoSpaceDE w:val="0"/>
              <w:autoSpaceDN w:val="0"/>
              <w:adjustRightInd w:val="0"/>
              <w:spacing w:before="60" w:after="60" w:line="280" w:lineRule="atLeast"/>
              <w:rPr>
                <w:color w:val="000000" w:themeColor="text1"/>
              </w:rPr>
            </w:pPr>
            <w:r w:rsidRPr="00087E0A">
              <w:rPr>
                <w:color w:val="000000" w:themeColor="text1"/>
              </w:rPr>
              <w:t xml:space="preserve">Budget to Actual Fee Information at Component </w:t>
            </w:r>
          </w:p>
          <w:p w14:paraId="5B987A02" w14:textId="77777777" w:rsidR="00D87DE9" w:rsidRPr="00087E0A" w:rsidRDefault="00D87DE9" w:rsidP="00160234">
            <w:pPr>
              <w:widowControl w:val="0"/>
              <w:autoSpaceDE w:val="0"/>
              <w:autoSpaceDN w:val="0"/>
              <w:adjustRightInd w:val="0"/>
              <w:spacing w:before="60" w:after="60" w:line="280" w:lineRule="atLeast"/>
              <w:rPr>
                <w:color w:val="000000" w:themeColor="text1"/>
              </w:rPr>
            </w:pPr>
            <w:r w:rsidRPr="00087E0A">
              <w:rPr>
                <w:color w:val="FF0000"/>
              </w:rPr>
              <w:t>[</w:t>
            </w:r>
            <w:r w:rsidRPr="00087E0A">
              <w:rPr>
                <w:b/>
                <w:color w:val="FF0000"/>
              </w:rPr>
              <w:t>Instructional Note to Group Engagement Team:</w:t>
            </w:r>
            <w:r w:rsidRPr="00087E0A">
              <w:rPr>
                <w:color w:val="FF0000"/>
              </w:rPr>
              <w:t xml:space="preserve"> This is optional and would typically only be used when the component auditor is a member firm.] </w:t>
            </w:r>
          </w:p>
        </w:tc>
        <w:tc>
          <w:tcPr>
            <w:tcW w:w="2328" w:type="dxa"/>
          </w:tcPr>
          <w:p w14:paraId="038D921F" w14:textId="77777777" w:rsidR="00D87DE9" w:rsidRPr="00604AFC" w:rsidRDefault="00D87DE9" w:rsidP="00160234">
            <w:pPr>
              <w:spacing w:before="60" w:after="60"/>
              <w:rPr>
                <w:color w:val="000000" w:themeColor="text1"/>
              </w:rPr>
            </w:pPr>
            <w:r w:rsidRPr="00087E0A">
              <w:rPr>
                <w:color w:val="000000" w:themeColor="text1"/>
              </w:rPr>
              <w:t>Upon completion of your work</w:t>
            </w:r>
          </w:p>
        </w:tc>
        <w:tc>
          <w:tcPr>
            <w:tcW w:w="2610" w:type="dxa"/>
          </w:tcPr>
          <w:p w14:paraId="692B583F" w14:textId="77777777" w:rsidR="00D87DE9" w:rsidRPr="0046329C" w:rsidRDefault="00D87DE9" w:rsidP="00160234">
            <w:pPr>
              <w:spacing w:before="60" w:after="60"/>
              <w:rPr>
                <w:i/>
                <w:color w:val="FF0000"/>
              </w:rPr>
            </w:pPr>
          </w:p>
        </w:tc>
      </w:tr>
    </w:tbl>
    <w:p w14:paraId="3934F4E8" w14:textId="77777777" w:rsidR="004F2F95" w:rsidRPr="00A03F99" w:rsidRDefault="004F2F95" w:rsidP="00BA60CA">
      <w:pPr>
        <w:pStyle w:val="BodyText"/>
      </w:pPr>
    </w:p>
    <w:sectPr w:rsidR="004F2F95" w:rsidRPr="00A03F99" w:rsidSect="00BB42A5">
      <w:headerReference w:type="default" r:id="rId11"/>
      <w:headerReference w:type="first" r:id="rId12"/>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2A381" w14:textId="77777777" w:rsidR="00A41592" w:rsidRDefault="00A41592">
      <w:r>
        <w:separator/>
      </w:r>
    </w:p>
  </w:endnote>
  <w:endnote w:type="continuationSeparator" w:id="0">
    <w:p w14:paraId="5DE23AC5" w14:textId="77777777" w:rsidR="00A41592" w:rsidRDefault="00A41592">
      <w:r>
        <w:continuationSeparator/>
      </w:r>
    </w:p>
  </w:endnote>
  <w:endnote w:type="continuationNotice" w:id="1">
    <w:p w14:paraId="448DFA25" w14:textId="77777777" w:rsidR="00A41592" w:rsidRDefault="00A415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arter Com">
    <w:altName w:val="Cambria Math"/>
    <w:charset w:val="00"/>
    <w:family w:val="roman"/>
    <w:pitch w:val="variable"/>
    <w:sig w:usb0="800000AF" w:usb1="5000204A" w:usb2="00000000" w:usb3="00000000" w:csb0="0000009B"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panose1 w:val="00000000000000000000"/>
    <w:charset w:val="00"/>
    <w:family w:val="swiss"/>
    <w:notTrueType/>
    <w:pitch w:val="variable"/>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3D048" w14:textId="77777777" w:rsidR="00A41592" w:rsidRDefault="00A41592">
      <w:r>
        <w:separator/>
      </w:r>
    </w:p>
  </w:footnote>
  <w:footnote w:type="continuationSeparator" w:id="0">
    <w:p w14:paraId="2EB02CDA" w14:textId="77777777" w:rsidR="00A41592" w:rsidRDefault="00A41592">
      <w:r>
        <w:continuationSeparator/>
      </w:r>
    </w:p>
  </w:footnote>
  <w:footnote w:type="continuationNotice" w:id="1">
    <w:p w14:paraId="48D94B4E" w14:textId="77777777" w:rsidR="00A41592" w:rsidRDefault="00A415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7AA97" w14:textId="6A1AB11B" w:rsidR="004B2396" w:rsidRDefault="004B2396" w:rsidP="00AA30F1">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DB41A" w14:textId="117186DE" w:rsidR="004B2396" w:rsidRDefault="00587615">
    <w:pPr>
      <w:pStyle w:val="Header"/>
    </w:pPr>
    <w:r w:rsidRPr="00B77AB0">
      <w:rPr>
        <w:b w:val="0"/>
        <w:noProof/>
        <w:color w:val="auto"/>
        <w:sz w:val="18"/>
      </w:rPr>
      <w:drawing>
        <wp:inline distT="0" distB="0" distL="0" distR="0" wp14:anchorId="4B4FABBF" wp14:editId="4A7C989A">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03721E55" w14:textId="77777777" w:rsidR="004B2396" w:rsidRDefault="004B2396">
    <w:pPr>
      <w:pStyle w:val="Header"/>
    </w:pPr>
  </w:p>
  <w:p w14:paraId="6FE8B183" w14:textId="77777777" w:rsidR="004B2396" w:rsidRDefault="004B2396">
    <w:pPr>
      <w:pStyle w:val="Header"/>
    </w:pPr>
  </w:p>
  <w:p w14:paraId="526C843E" w14:textId="77777777" w:rsidR="004B2396" w:rsidRDefault="004B2396">
    <w:pPr>
      <w:pStyle w:val="Header"/>
    </w:pPr>
  </w:p>
  <w:p w14:paraId="466E9021" w14:textId="77777777" w:rsidR="004B2396" w:rsidRDefault="004B23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multilevel"/>
    <w:tmpl w:val="3856B65A"/>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0"/>
    <w:multiLevelType w:val="multilevel"/>
    <w:tmpl w:val="E7A440B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1"/>
    <w:multiLevelType w:val="multilevel"/>
    <w:tmpl w:val="4394ECC2"/>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2"/>
    <w:multiLevelType w:val="multilevel"/>
    <w:tmpl w:val="0C185F70"/>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C5E3B"/>
    <w:multiLevelType w:val="hybridMultilevel"/>
    <w:tmpl w:val="892C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1A40079"/>
    <w:multiLevelType w:val="hybridMultilevel"/>
    <w:tmpl w:val="AFC6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77C29"/>
    <w:multiLevelType w:val="hybridMultilevel"/>
    <w:tmpl w:val="F156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63A1C"/>
    <w:multiLevelType w:val="hybridMultilevel"/>
    <w:tmpl w:val="E4A8C5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217408B3"/>
    <w:multiLevelType w:val="hybridMultilevel"/>
    <w:tmpl w:val="F0800740"/>
    <w:lvl w:ilvl="0" w:tplc="32622C62">
      <w:start w:val="1"/>
      <w:numFmt w:val="bullet"/>
      <w:lvlText w:val=""/>
      <w:lvlJc w:val="left"/>
      <w:pPr>
        <w:tabs>
          <w:tab w:val="num" w:pos="720"/>
        </w:tabs>
        <w:ind w:left="720" w:hanging="360"/>
      </w:pPr>
      <w:rPr>
        <w:rFonts w:ascii="Symbol" w:hAnsi="Symbol" w:hint="default"/>
        <w:color w:val="auto"/>
      </w:rPr>
    </w:lvl>
    <w:lvl w:ilvl="1" w:tplc="4F20EB16">
      <w:start w:val="152"/>
      <w:numFmt w:val="bullet"/>
      <w:lvlText w:val=""/>
      <w:lvlJc w:val="left"/>
      <w:pPr>
        <w:tabs>
          <w:tab w:val="num" w:pos="1440"/>
        </w:tabs>
        <w:ind w:left="1440" w:hanging="360"/>
      </w:pPr>
      <w:rPr>
        <w:rFonts w:ascii="Wingdings" w:hAnsi="Wingdings" w:hint="default"/>
      </w:rPr>
    </w:lvl>
    <w:lvl w:ilvl="2" w:tplc="7328468E">
      <w:start w:val="1"/>
      <w:numFmt w:val="bullet"/>
      <w:lvlText w:val=""/>
      <w:lvlJc w:val="left"/>
      <w:pPr>
        <w:tabs>
          <w:tab w:val="num" w:pos="2160"/>
        </w:tabs>
        <w:ind w:left="2160" w:hanging="360"/>
      </w:pPr>
      <w:rPr>
        <w:rFonts w:ascii="Wingdings" w:hAnsi="Wingdings" w:hint="default"/>
      </w:rPr>
    </w:lvl>
    <w:lvl w:ilvl="3" w:tplc="360CBEC2" w:tentative="1">
      <w:start w:val="1"/>
      <w:numFmt w:val="bullet"/>
      <w:lvlText w:val=""/>
      <w:lvlJc w:val="left"/>
      <w:pPr>
        <w:tabs>
          <w:tab w:val="num" w:pos="2880"/>
        </w:tabs>
        <w:ind w:left="2880" w:hanging="360"/>
      </w:pPr>
      <w:rPr>
        <w:rFonts w:ascii="Wingdings" w:hAnsi="Wingdings" w:hint="default"/>
      </w:rPr>
    </w:lvl>
    <w:lvl w:ilvl="4" w:tplc="B0FC5BE6" w:tentative="1">
      <w:start w:val="1"/>
      <w:numFmt w:val="bullet"/>
      <w:lvlText w:val=""/>
      <w:lvlJc w:val="left"/>
      <w:pPr>
        <w:tabs>
          <w:tab w:val="num" w:pos="3600"/>
        </w:tabs>
        <w:ind w:left="3600" w:hanging="360"/>
      </w:pPr>
      <w:rPr>
        <w:rFonts w:ascii="Wingdings" w:hAnsi="Wingdings" w:hint="default"/>
      </w:rPr>
    </w:lvl>
    <w:lvl w:ilvl="5" w:tplc="E55EC94E" w:tentative="1">
      <w:start w:val="1"/>
      <w:numFmt w:val="bullet"/>
      <w:lvlText w:val=""/>
      <w:lvlJc w:val="left"/>
      <w:pPr>
        <w:tabs>
          <w:tab w:val="num" w:pos="4320"/>
        </w:tabs>
        <w:ind w:left="4320" w:hanging="360"/>
      </w:pPr>
      <w:rPr>
        <w:rFonts w:ascii="Wingdings" w:hAnsi="Wingdings" w:hint="default"/>
      </w:rPr>
    </w:lvl>
    <w:lvl w:ilvl="6" w:tplc="675A7E8C" w:tentative="1">
      <w:start w:val="1"/>
      <w:numFmt w:val="bullet"/>
      <w:lvlText w:val=""/>
      <w:lvlJc w:val="left"/>
      <w:pPr>
        <w:tabs>
          <w:tab w:val="num" w:pos="5040"/>
        </w:tabs>
        <w:ind w:left="5040" w:hanging="360"/>
      </w:pPr>
      <w:rPr>
        <w:rFonts w:ascii="Wingdings" w:hAnsi="Wingdings" w:hint="default"/>
      </w:rPr>
    </w:lvl>
    <w:lvl w:ilvl="7" w:tplc="3DE6F692" w:tentative="1">
      <w:start w:val="1"/>
      <w:numFmt w:val="bullet"/>
      <w:lvlText w:val=""/>
      <w:lvlJc w:val="left"/>
      <w:pPr>
        <w:tabs>
          <w:tab w:val="num" w:pos="5760"/>
        </w:tabs>
        <w:ind w:left="5760" w:hanging="360"/>
      </w:pPr>
      <w:rPr>
        <w:rFonts w:ascii="Wingdings" w:hAnsi="Wingdings" w:hint="default"/>
      </w:rPr>
    </w:lvl>
    <w:lvl w:ilvl="8" w:tplc="CA1874C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3172A7"/>
    <w:multiLevelType w:val="multilevel"/>
    <w:tmpl w:val="77C0812E"/>
    <w:lvl w:ilvl="0">
      <w:start w:val="4"/>
      <w:numFmt w:val="decimal"/>
      <w:lvlText w:val="%1"/>
      <w:lvlJc w:val="left"/>
      <w:pPr>
        <w:ind w:left="360" w:hanging="360"/>
      </w:pPr>
      <w:rPr>
        <w:rFonts w:hint="default"/>
      </w:rPr>
    </w:lvl>
    <w:lvl w:ilvl="1">
      <w:start w:val="4"/>
      <w:numFmt w:val="decimal"/>
      <w:lvlText w:val="3.%2"/>
      <w:lvlJc w:val="left"/>
      <w:pPr>
        <w:ind w:left="39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75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16"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8"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CFE139E"/>
    <w:multiLevelType w:val="hybridMultilevel"/>
    <w:tmpl w:val="B692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941151"/>
    <w:multiLevelType w:val="hybridMultilevel"/>
    <w:tmpl w:val="F8E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6408D5"/>
    <w:multiLevelType w:val="hybridMultilevel"/>
    <w:tmpl w:val="06ECDA1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3" w15:restartNumberingAfterBreak="0">
    <w:nsid w:val="46FD15E8"/>
    <w:multiLevelType w:val="hybridMultilevel"/>
    <w:tmpl w:val="B45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6652F"/>
    <w:multiLevelType w:val="multilevel"/>
    <w:tmpl w:val="4274E0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9B202EE"/>
    <w:multiLevelType w:val="hybridMultilevel"/>
    <w:tmpl w:val="1A7ED9C8"/>
    <w:lvl w:ilvl="0" w:tplc="4C92DB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541279"/>
    <w:multiLevelType w:val="multilevel"/>
    <w:tmpl w:val="4704C1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05E5F52"/>
    <w:multiLevelType w:val="hybridMultilevel"/>
    <w:tmpl w:val="33025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FB5F99"/>
    <w:multiLevelType w:val="multilevel"/>
    <w:tmpl w:val="01EC07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7C4A03"/>
    <w:multiLevelType w:val="hybridMultilevel"/>
    <w:tmpl w:val="3130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5D6E2B"/>
    <w:multiLevelType w:val="hybridMultilevel"/>
    <w:tmpl w:val="71F42B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6063AC2"/>
    <w:multiLevelType w:val="multi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594E96"/>
    <w:multiLevelType w:val="multilevel"/>
    <w:tmpl w:val="D73A4C88"/>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627861040">
    <w:abstractNumId w:val="17"/>
  </w:num>
  <w:num w:numId="2" w16cid:durableId="1835605343">
    <w:abstractNumId w:val="7"/>
  </w:num>
  <w:num w:numId="3" w16cid:durableId="2043288242">
    <w:abstractNumId w:val="37"/>
  </w:num>
  <w:num w:numId="4" w16cid:durableId="1565411154">
    <w:abstractNumId w:val="9"/>
  </w:num>
  <w:num w:numId="5" w16cid:durableId="900211611">
    <w:abstractNumId w:val="17"/>
  </w:num>
  <w:num w:numId="6" w16cid:durableId="78792891">
    <w:abstractNumId w:val="17"/>
  </w:num>
  <w:num w:numId="7" w16cid:durableId="646785331">
    <w:abstractNumId w:val="17"/>
  </w:num>
  <w:num w:numId="8" w16cid:durableId="107773469">
    <w:abstractNumId w:val="17"/>
  </w:num>
  <w:num w:numId="9" w16cid:durableId="149947368">
    <w:abstractNumId w:val="17"/>
  </w:num>
  <w:num w:numId="10" w16cid:durableId="2033993160">
    <w:abstractNumId w:val="7"/>
  </w:num>
  <w:num w:numId="11" w16cid:durableId="535504917">
    <w:abstractNumId w:val="7"/>
  </w:num>
  <w:num w:numId="12" w16cid:durableId="947468439">
    <w:abstractNumId w:val="37"/>
  </w:num>
  <w:num w:numId="13" w16cid:durableId="859515792">
    <w:abstractNumId w:val="37"/>
  </w:num>
  <w:num w:numId="14" w16cid:durableId="1700547508">
    <w:abstractNumId w:val="37"/>
  </w:num>
  <w:num w:numId="15" w16cid:durableId="950863003">
    <w:abstractNumId w:val="18"/>
  </w:num>
  <w:num w:numId="16" w16cid:durableId="1546528787">
    <w:abstractNumId w:val="18"/>
  </w:num>
  <w:num w:numId="17" w16cid:durableId="1740323873">
    <w:abstractNumId w:val="9"/>
  </w:num>
  <w:num w:numId="18" w16cid:durableId="159926964">
    <w:abstractNumId w:val="9"/>
  </w:num>
  <w:num w:numId="19" w16cid:durableId="1750929553">
    <w:abstractNumId w:val="4"/>
  </w:num>
  <w:num w:numId="20" w16cid:durableId="284820159">
    <w:abstractNumId w:val="3"/>
  </w:num>
  <w:num w:numId="21" w16cid:durableId="1247154422">
    <w:abstractNumId w:val="2"/>
  </w:num>
  <w:num w:numId="22" w16cid:durableId="1177886766">
    <w:abstractNumId w:val="1"/>
  </w:num>
  <w:num w:numId="23" w16cid:durableId="826631926">
    <w:abstractNumId w:val="0"/>
  </w:num>
  <w:num w:numId="24" w16cid:durableId="481629299">
    <w:abstractNumId w:val="36"/>
  </w:num>
  <w:num w:numId="25" w16cid:durableId="150222924">
    <w:abstractNumId w:val="10"/>
  </w:num>
  <w:num w:numId="26" w16cid:durableId="1667250253">
    <w:abstractNumId w:val="35"/>
  </w:num>
  <w:num w:numId="27" w16cid:durableId="790780633">
    <w:abstractNumId w:val="16"/>
  </w:num>
  <w:num w:numId="28" w16cid:durableId="1747528162">
    <w:abstractNumId w:val="24"/>
  </w:num>
  <w:num w:numId="29" w16cid:durableId="827136051">
    <w:abstractNumId w:val="32"/>
  </w:num>
  <w:num w:numId="30" w16cid:durableId="42599627">
    <w:abstractNumId w:val="21"/>
  </w:num>
  <w:num w:numId="31" w16cid:durableId="689332951">
    <w:abstractNumId w:val="5"/>
  </w:num>
  <w:num w:numId="32" w16cid:durableId="438767309">
    <w:abstractNumId w:val="34"/>
  </w:num>
  <w:num w:numId="33" w16cid:durableId="1754089780">
    <w:abstractNumId w:val="13"/>
  </w:num>
  <w:num w:numId="34" w16cid:durableId="1245258935">
    <w:abstractNumId w:val="27"/>
  </w:num>
  <w:num w:numId="35" w16cid:durableId="596909366">
    <w:abstractNumId w:val="6"/>
  </w:num>
  <w:num w:numId="36" w16cid:durableId="1093209710">
    <w:abstractNumId w:val="30"/>
  </w:num>
  <w:num w:numId="37" w16cid:durableId="1864438033">
    <w:abstractNumId w:val="28"/>
  </w:num>
  <w:num w:numId="38" w16cid:durableId="228345968">
    <w:abstractNumId w:val="23"/>
  </w:num>
  <w:num w:numId="39" w16cid:durableId="329911419">
    <w:abstractNumId w:val="33"/>
  </w:num>
  <w:num w:numId="40" w16cid:durableId="2106606412">
    <w:abstractNumId w:val="25"/>
  </w:num>
  <w:num w:numId="41" w16cid:durableId="1404181417">
    <w:abstractNumId w:val="15"/>
  </w:num>
  <w:num w:numId="42" w16cid:durableId="1102919213">
    <w:abstractNumId w:val="8"/>
  </w:num>
  <w:num w:numId="43" w16cid:durableId="887571622">
    <w:abstractNumId w:val="12"/>
  </w:num>
  <w:num w:numId="44" w16cid:durableId="1243177852">
    <w:abstractNumId w:val="11"/>
  </w:num>
  <w:num w:numId="45" w16cid:durableId="1549800649">
    <w:abstractNumId w:val="29"/>
  </w:num>
  <w:num w:numId="46" w16cid:durableId="60912961">
    <w:abstractNumId w:val="20"/>
  </w:num>
  <w:num w:numId="47" w16cid:durableId="355229557">
    <w:abstractNumId w:val="22"/>
  </w:num>
  <w:num w:numId="48" w16cid:durableId="1779061177">
    <w:abstractNumId w:val="14"/>
  </w:num>
  <w:num w:numId="49" w16cid:durableId="1980113623">
    <w:abstractNumId w:val="31"/>
  </w:num>
  <w:num w:numId="50" w16cid:durableId="878470822">
    <w:abstractNumId w:val="26"/>
  </w:num>
  <w:num w:numId="51" w16cid:durableId="1625695295">
    <w:abstractNumId w:val="19"/>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ela Melendez">
    <w15:presenceInfo w15:providerId="AD" w15:userId="S::mariela.melendez@gti.gt.com::7cd154b7-c157-4844-aea7-61ea8dfae5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5F7B"/>
    <w:rsid w:val="00006809"/>
    <w:rsid w:val="00007C91"/>
    <w:rsid w:val="0001038F"/>
    <w:rsid w:val="00011CAD"/>
    <w:rsid w:val="0001295F"/>
    <w:rsid w:val="00014AB5"/>
    <w:rsid w:val="0001555D"/>
    <w:rsid w:val="0002078E"/>
    <w:rsid w:val="000226B6"/>
    <w:rsid w:val="00025142"/>
    <w:rsid w:val="00031C64"/>
    <w:rsid w:val="00033189"/>
    <w:rsid w:val="0003320C"/>
    <w:rsid w:val="00037E47"/>
    <w:rsid w:val="00045819"/>
    <w:rsid w:val="00046A3C"/>
    <w:rsid w:val="0005235D"/>
    <w:rsid w:val="00053719"/>
    <w:rsid w:val="0005430C"/>
    <w:rsid w:val="00065477"/>
    <w:rsid w:val="000701DD"/>
    <w:rsid w:val="00070A0E"/>
    <w:rsid w:val="000710F2"/>
    <w:rsid w:val="00071D25"/>
    <w:rsid w:val="00073E90"/>
    <w:rsid w:val="0008679D"/>
    <w:rsid w:val="00087E0A"/>
    <w:rsid w:val="000909DF"/>
    <w:rsid w:val="00092435"/>
    <w:rsid w:val="00092CB9"/>
    <w:rsid w:val="0009467D"/>
    <w:rsid w:val="00094AEB"/>
    <w:rsid w:val="000960B0"/>
    <w:rsid w:val="0009716A"/>
    <w:rsid w:val="000A2339"/>
    <w:rsid w:val="000A355D"/>
    <w:rsid w:val="000A3562"/>
    <w:rsid w:val="000A3BB8"/>
    <w:rsid w:val="000A4A60"/>
    <w:rsid w:val="000A4BAF"/>
    <w:rsid w:val="000A68FB"/>
    <w:rsid w:val="000B08AB"/>
    <w:rsid w:val="000B0ED9"/>
    <w:rsid w:val="000B475C"/>
    <w:rsid w:val="000B4E6D"/>
    <w:rsid w:val="000B4EA8"/>
    <w:rsid w:val="000B6D85"/>
    <w:rsid w:val="000C1764"/>
    <w:rsid w:val="000C1BD5"/>
    <w:rsid w:val="000C298C"/>
    <w:rsid w:val="000C30F5"/>
    <w:rsid w:val="000C60B9"/>
    <w:rsid w:val="000C7C3A"/>
    <w:rsid w:val="000C7CDB"/>
    <w:rsid w:val="000D06D5"/>
    <w:rsid w:val="000D235A"/>
    <w:rsid w:val="000D618C"/>
    <w:rsid w:val="000E05DA"/>
    <w:rsid w:val="000E4185"/>
    <w:rsid w:val="000F1BEB"/>
    <w:rsid w:val="000F4735"/>
    <w:rsid w:val="000F7F8B"/>
    <w:rsid w:val="001031CE"/>
    <w:rsid w:val="00103A5A"/>
    <w:rsid w:val="00112FE3"/>
    <w:rsid w:val="00115883"/>
    <w:rsid w:val="00123604"/>
    <w:rsid w:val="00123937"/>
    <w:rsid w:val="00125856"/>
    <w:rsid w:val="00125B5B"/>
    <w:rsid w:val="0012729A"/>
    <w:rsid w:val="0013096D"/>
    <w:rsid w:val="001326D0"/>
    <w:rsid w:val="00134F61"/>
    <w:rsid w:val="0014072D"/>
    <w:rsid w:val="00140B10"/>
    <w:rsid w:val="00140D09"/>
    <w:rsid w:val="001458CD"/>
    <w:rsid w:val="0014616B"/>
    <w:rsid w:val="00150A84"/>
    <w:rsid w:val="00154597"/>
    <w:rsid w:val="001548AA"/>
    <w:rsid w:val="001559CD"/>
    <w:rsid w:val="00156522"/>
    <w:rsid w:val="001579CC"/>
    <w:rsid w:val="00157CB5"/>
    <w:rsid w:val="00160234"/>
    <w:rsid w:val="001649BD"/>
    <w:rsid w:val="00170199"/>
    <w:rsid w:val="00170523"/>
    <w:rsid w:val="00172495"/>
    <w:rsid w:val="00172D6F"/>
    <w:rsid w:val="00176701"/>
    <w:rsid w:val="00183B38"/>
    <w:rsid w:val="00184245"/>
    <w:rsid w:val="001852D8"/>
    <w:rsid w:val="001878B4"/>
    <w:rsid w:val="001923F9"/>
    <w:rsid w:val="00193416"/>
    <w:rsid w:val="001945DB"/>
    <w:rsid w:val="00195369"/>
    <w:rsid w:val="001A21F9"/>
    <w:rsid w:val="001A4F10"/>
    <w:rsid w:val="001A668F"/>
    <w:rsid w:val="001A6DA9"/>
    <w:rsid w:val="001A6FA9"/>
    <w:rsid w:val="001B055E"/>
    <w:rsid w:val="001B17D4"/>
    <w:rsid w:val="001B3625"/>
    <w:rsid w:val="001B7F1C"/>
    <w:rsid w:val="001C005F"/>
    <w:rsid w:val="001C3732"/>
    <w:rsid w:val="001C59A4"/>
    <w:rsid w:val="001C5D12"/>
    <w:rsid w:val="001C5DD6"/>
    <w:rsid w:val="001C6396"/>
    <w:rsid w:val="001C7D91"/>
    <w:rsid w:val="001D1A4F"/>
    <w:rsid w:val="001D441D"/>
    <w:rsid w:val="001D4ECE"/>
    <w:rsid w:val="001D5B8F"/>
    <w:rsid w:val="001D6BCF"/>
    <w:rsid w:val="001D75B6"/>
    <w:rsid w:val="001E05D7"/>
    <w:rsid w:val="001E0787"/>
    <w:rsid w:val="001E07D7"/>
    <w:rsid w:val="001E0C4E"/>
    <w:rsid w:val="001E15CE"/>
    <w:rsid w:val="001E18BC"/>
    <w:rsid w:val="001E227A"/>
    <w:rsid w:val="001E232A"/>
    <w:rsid w:val="001E4CA5"/>
    <w:rsid w:val="001E524B"/>
    <w:rsid w:val="001E6F9C"/>
    <w:rsid w:val="00201B6F"/>
    <w:rsid w:val="00203071"/>
    <w:rsid w:val="002046B7"/>
    <w:rsid w:val="00206450"/>
    <w:rsid w:val="00207D7F"/>
    <w:rsid w:val="00213286"/>
    <w:rsid w:val="00213ABF"/>
    <w:rsid w:val="00213D22"/>
    <w:rsid w:val="00214511"/>
    <w:rsid w:val="00214B21"/>
    <w:rsid w:val="00215284"/>
    <w:rsid w:val="00216B66"/>
    <w:rsid w:val="002174A7"/>
    <w:rsid w:val="002179B4"/>
    <w:rsid w:val="00217ABB"/>
    <w:rsid w:val="00221865"/>
    <w:rsid w:val="00222D83"/>
    <w:rsid w:val="002268C3"/>
    <w:rsid w:val="00230A79"/>
    <w:rsid w:val="00231E6A"/>
    <w:rsid w:val="00235389"/>
    <w:rsid w:val="00235874"/>
    <w:rsid w:val="00245402"/>
    <w:rsid w:val="002470BE"/>
    <w:rsid w:val="00250E1A"/>
    <w:rsid w:val="00251454"/>
    <w:rsid w:val="00251A21"/>
    <w:rsid w:val="00251D88"/>
    <w:rsid w:val="00253326"/>
    <w:rsid w:val="00253B70"/>
    <w:rsid w:val="002555BE"/>
    <w:rsid w:val="00261884"/>
    <w:rsid w:val="00266A21"/>
    <w:rsid w:val="00271371"/>
    <w:rsid w:val="00273F39"/>
    <w:rsid w:val="002752C8"/>
    <w:rsid w:val="0027705B"/>
    <w:rsid w:val="002778CF"/>
    <w:rsid w:val="00277AB1"/>
    <w:rsid w:val="00280A4D"/>
    <w:rsid w:val="00281A64"/>
    <w:rsid w:val="00282E47"/>
    <w:rsid w:val="002877EB"/>
    <w:rsid w:val="002878E4"/>
    <w:rsid w:val="00295869"/>
    <w:rsid w:val="002965F2"/>
    <w:rsid w:val="002A17FC"/>
    <w:rsid w:val="002A2778"/>
    <w:rsid w:val="002A4605"/>
    <w:rsid w:val="002B0FDD"/>
    <w:rsid w:val="002B5090"/>
    <w:rsid w:val="002B5C62"/>
    <w:rsid w:val="002C234E"/>
    <w:rsid w:val="002C25B8"/>
    <w:rsid w:val="002C6101"/>
    <w:rsid w:val="002C700E"/>
    <w:rsid w:val="002C7884"/>
    <w:rsid w:val="002D0593"/>
    <w:rsid w:val="002D0840"/>
    <w:rsid w:val="002D0881"/>
    <w:rsid w:val="002D2F38"/>
    <w:rsid w:val="002D3F18"/>
    <w:rsid w:val="002D6C80"/>
    <w:rsid w:val="002E005B"/>
    <w:rsid w:val="002E05B4"/>
    <w:rsid w:val="002E1CA4"/>
    <w:rsid w:val="002E3654"/>
    <w:rsid w:val="002E6EC7"/>
    <w:rsid w:val="002F0648"/>
    <w:rsid w:val="002F066A"/>
    <w:rsid w:val="002F08AB"/>
    <w:rsid w:val="002F0CE2"/>
    <w:rsid w:val="002F25A1"/>
    <w:rsid w:val="002F32B5"/>
    <w:rsid w:val="002F684B"/>
    <w:rsid w:val="00302901"/>
    <w:rsid w:val="00303EFF"/>
    <w:rsid w:val="00307AFF"/>
    <w:rsid w:val="00310438"/>
    <w:rsid w:val="003110CF"/>
    <w:rsid w:val="00320D93"/>
    <w:rsid w:val="00322637"/>
    <w:rsid w:val="00322A89"/>
    <w:rsid w:val="003239DF"/>
    <w:rsid w:val="003257A9"/>
    <w:rsid w:val="00325FCA"/>
    <w:rsid w:val="003262FA"/>
    <w:rsid w:val="00327CD1"/>
    <w:rsid w:val="00330728"/>
    <w:rsid w:val="00330A69"/>
    <w:rsid w:val="00330E69"/>
    <w:rsid w:val="00330EFF"/>
    <w:rsid w:val="00332EAE"/>
    <w:rsid w:val="003332CA"/>
    <w:rsid w:val="00335BB0"/>
    <w:rsid w:val="00336375"/>
    <w:rsid w:val="00336B4A"/>
    <w:rsid w:val="00340E50"/>
    <w:rsid w:val="0034389A"/>
    <w:rsid w:val="0034430B"/>
    <w:rsid w:val="003443A1"/>
    <w:rsid w:val="003449EB"/>
    <w:rsid w:val="00345F05"/>
    <w:rsid w:val="0034775A"/>
    <w:rsid w:val="00353BEA"/>
    <w:rsid w:val="00354995"/>
    <w:rsid w:val="00356ABB"/>
    <w:rsid w:val="00364424"/>
    <w:rsid w:val="00364A13"/>
    <w:rsid w:val="00366216"/>
    <w:rsid w:val="00367509"/>
    <w:rsid w:val="00367675"/>
    <w:rsid w:val="0037006F"/>
    <w:rsid w:val="003724BA"/>
    <w:rsid w:val="003776DB"/>
    <w:rsid w:val="00377760"/>
    <w:rsid w:val="00377BC2"/>
    <w:rsid w:val="00377E81"/>
    <w:rsid w:val="003801A4"/>
    <w:rsid w:val="00380C47"/>
    <w:rsid w:val="003814EC"/>
    <w:rsid w:val="00381780"/>
    <w:rsid w:val="0038260E"/>
    <w:rsid w:val="00387218"/>
    <w:rsid w:val="003879CC"/>
    <w:rsid w:val="00391428"/>
    <w:rsid w:val="00391AD9"/>
    <w:rsid w:val="00392295"/>
    <w:rsid w:val="00395BC9"/>
    <w:rsid w:val="00395EF6"/>
    <w:rsid w:val="003A012E"/>
    <w:rsid w:val="003A0768"/>
    <w:rsid w:val="003A15AB"/>
    <w:rsid w:val="003A4195"/>
    <w:rsid w:val="003A5690"/>
    <w:rsid w:val="003A7F0C"/>
    <w:rsid w:val="003B0A58"/>
    <w:rsid w:val="003B48A2"/>
    <w:rsid w:val="003B5125"/>
    <w:rsid w:val="003D1869"/>
    <w:rsid w:val="003D1C3C"/>
    <w:rsid w:val="003D2C50"/>
    <w:rsid w:val="003D3D5A"/>
    <w:rsid w:val="003D3D94"/>
    <w:rsid w:val="003D4515"/>
    <w:rsid w:val="003D477D"/>
    <w:rsid w:val="003D5290"/>
    <w:rsid w:val="003D5796"/>
    <w:rsid w:val="003E05C5"/>
    <w:rsid w:val="003E06DC"/>
    <w:rsid w:val="003E2A48"/>
    <w:rsid w:val="003E4A47"/>
    <w:rsid w:val="003E6672"/>
    <w:rsid w:val="003F1900"/>
    <w:rsid w:val="00401BA8"/>
    <w:rsid w:val="004042F6"/>
    <w:rsid w:val="004046FA"/>
    <w:rsid w:val="004057CB"/>
    <w:rsid w:val="004062BC"/>
    <w:rsid w:val="00406915"/>
    <w:rsid w:val="00406A1C"/>
    <w:rsid w:val="00407DBC"/>
    <w:rsid w:val="00410555"/>
    <w:rsid w:val="00410763"/>
    <w:rsid w:val="00413761"/>
    <w:rsid w:val="004145AA"/>
    <w:rsid w:val="00414654"/>
    <w:rsid w:val="00416571"/>
    <w:rsid w:val="00417281"/>
    <w:rsid w:val="00422A01"/>
    <w:rsid w:val="0042354A"/>
    <w:rsid w:val="00424B07"/>
    <w:rsid w:val="00425B9A"/>
    <w:rsid w:val="00427D6F"/>
    <w:rsid w:val="004302DF"/>
    <w:rsid w:val="00430997"/>
    <w:rsid w:val="00433277"/>
    <w:rsid w:val="0043403B"/>
    <w:rsid w:val="0044254C"/>
    <w:rsid w:val="0044371C"/>
    <w:rsid w:val="00444DA2"/>
    <w:rsid w:val="0044662A"/>
    <w:rsid w:val="004478E4"/>
    <w:rsid w:val="00447B50"/>
    <w:rsid w:val="00452223"/>
    <w:rsid w:val="004544E9"/>
    <w:rsid w:val="00455114"/>
    <w:rsid w:val="00455F0E"/>
    <w:rsid w:val="0046329C"/>
    <w:rsid w:val="00464311"/>
    <w:rsid w:val="00467C24"/>
    <w:rsid w:val="004706A1"/>
    <w:rsid w:val="00471863"/>
    <w:rsid w:val="00473B6C"/>
    <w:rsid w:val="00474A10"/>
    <w:rsid w:val="00475D64"/>
    <w:rsid w:val="00482862"/>
    <w:rsid w:val="0048586E"/>
    <w:rsid w:val="0048715C"/>
    <w:rsid w:val="00487813"/>
    <w:rsid w:val="004900D0"/>
    <w:rsid w:val="00493C8B"/>
    <w:rsid w:val="00493F91"/>
    <w:rsid w:val="00494AE0"/>
    <w:rsid w:val="00494BA3"/>
    <w:rsid w:val="00495D4B"/>
    <w:rsid w:val="0049706C"/>
    <w:rsid w:val="0049776E"/>
    <w:rsid w:val="004A024B"/>
    <w:rsid w:val="004A22C5"/>
    <w:rsid w:val="004A4E60"/>
    <w:rsid w:val="004A5AF8"/>
    <w:rsid w:val="004A6D04"/>
    <w:rsid w:val="004A6F79"/>
    <w:rsid w:val="004B1F3D"/>
    <w:rsid w:val="004B2396"/>
    <w:rsid w:val="004B5ADC"/>
    <w:rsid w:val="004C0419"/>
    <w:rsid w:val="004C0795"/>
    <w:rsid w:val="004C1735"/>
    <w:rsid w:val="004C2DE9"/>
    <w:rsid w:val="004C2F65"/>
    <w:rsid w:val="004C3BDF"/>
    <w:rsid w:val="004C7160"/>
    <w:rsid w:val="004D0087"/>
    <w:rsid w:val="004D1B98"/>
    <w:rsid w:val="004D24BA"/>
    <w:rsid w:val="004D6145"/>
    <w:rsid w:val="004E0986"/>
    <w:rsid w:val="004E1541"/>
    <w:rsid w:val="004E15CD"/>
    <w:rsid w:val="004E17B3"/>
    <w:rsid w:val="004E625F"/>
    <w:rsid w:val="004E6425"/>
    <w:rsid w:val="004F2F95"/>
    <w:rsid w:val="004F3761"/>
    <w:rsid w:val="004F5624"/>
    <w:rsid w:val="004F5A3E"/>
    <w:rsid w:val="004F68F5"/>
    <w:rsid w:val="0050054B"/>
    <w:rsid w:val="00503485"/>
    <w:rsid w:val="0050360B"/>
    <w:rsid w:val="00506FF8"/>
    <w:rsid w:val="00510BED"/>
    <w:rsid w:val="00511E3E"/>
    <w:rsid w:val="005127B9"/>
    <w:rsid w:val="00512C8F"/>
    <w:rsid w:val="0051407D"/>
    <w:rsid w:val="0051675A"/>
    <w:rsid w:val="00516A73"/>
    <w:rsid w:val="00516E61"/>
    <w:rsid w:val="00517D4D"/>
    <w:rsid w:val="0052048A"/>
    <w:rsid w:val="00521AE2"/>
    <w:rsid w:val="005220CB"/>
    <w:rsid w:val="00523FB2"/>
    <w:rsid w:val="00527C10"/>
    <w:rsid w:val="00533CDA"/>
    <w:rsid w:val="00534A4C"/>
    <w:rsid w:val="00534C66"/>
    <w:rsid w:val="00536889"/>
    <w:rsid w:val="00536CCA"/>
    <w:rsid w:val="00542474"/>
    <w:rsid w:val="00543AFC"/>
    <w:rsid w:val="005472DF"/>
    <w:rsid w:val="005474E7"/>
    <w:rsid w:val="00550341"/>
    <w:rsid w:val="00550700"/>
    <w:rsid w:val="005549E3"/>
    <w:rsid w:val="00556308"/>
    <w:rsid w:val="00560E64"/>
    <w:rsid w:val="00560FE5"/>
    <w:rsid w:val="00562017"/>
    <w:rsid w:val="00562180"/>
    <w:rsid w:val="0056707F"/>
    <w:rsid w:val="005713AD"/>
    <w:rsid w:val="005728A6"/>
    <w:rsid w:val="005738AF"/>
    <w:rsid w:val="00573DB9"/>
    <w:rsid w:val="0057459F"/>
    <w:rsid w:val="00574946"/>
    <w:rsid w:val="00574D87"/>
    <w:rsid w:val="00575800"/>
    <w:rsid w:val="00576065"/>
    <w:rsid w:val="0057617E"/>
    <w:rsid w:val="0057755A"/>
    <w:rsid w:val="0058070B"/>
    <w:rsid w:val="005814CE"/>
    <w:rsid w:val="005835AF"/>
    <w:rsid w:val="0058409C"/>
    <w:rsid w:val="00584CA8"/>
    <w:rsid w:val="00587615"/>
    <w:rsid w:val="00592594"/>
    <w:rsid w:val="00592A91"/>
    <w:rsid w:val="00596720"/>
    <w:rsid w:val="005972E6"/>
    <w:rsid w:val="00597EC3"/>
    <w:rsid w:val="005A0833"/>
    <w:rsid w:val="005A2D44"/>
    <w:rsid w:val="005A40DA"/>
    <w:rsid w:val="005A7F9D"/>
    <w:rsid w:val="005B3717"/>
    <w:rsid w:val="005C01A8"/>
    <w:rsid w:val="005C0EA0"/>
    <w:rsid w:val="005C2A74"/>
    <w:rsid w:val="005C40F3"/>
    <w:rsid w:val="005C6961"/>
    <w:rsid w:val="005D0935"/>
    <w:rsid w:val="005D2B8D"/>
    <w:rsid w:val="005D71A4"/>
    <w:rsid w:val="005D767E"/>
    <w:rsid w:val="005E278A"/>
    <w:rsid w:val="005E2D1C"/>
    <w:rsid w:val="005E34D7"/>
    <w:rsid w:val="005E4EF5"/>
    <w:rsid w:val="005F0D5A"/>
    <w:rsid w:val="005F200A"/>
    <w:rsid w:val="005F20BD"/>
    <w:rsid w:val="005F36D4"/>
    <w:rsid w:val="005F4AAC"/>
    <w:rsid w:val="005F575C"/>
    <w:rsid w:val="005F7CD0"/>
    <w:rsid w:val="00604AFC"/>
    <w:rsid w:val="00605544"/>
    <w:rsid w:val="0060799A"/>
    <w:rsid w:val="00610ED7"/>
    <w:rsid w:val="00612B9A"/>
    <w:rsid w:val="00613B28"/>
    <w:rsid w:val="00620C22"/>
    <w:rsid w:val="006219F4"/>
    <w:rsid w:val="00621FC6"/>
    <w:rsid w:val="00623D74"/>
    <w:rsid w:val="006306A7"/>
    <w:rsid w:val="00630780"/>
    <w:rsid w:val="00630AFA"/>
    <w:rsid w:val="00632794"/>
    <w:rsid w:val="00633C89"/>
    <w:rsid w:val="00635CE5"/>
    <w:rsid w:val="00637C0F"/>
    <w:rsid w:val="00640FC9"/>
    <w:rsid w:val="00642404"/>
    <w:rsid w:val="00646020"/>
    <w:rsid w:val="00646FB5"/>
    <w:rsid w:val="006531DA"/>
    <w:rsid w:val="00653A02"/>
    <w:rsid w:val="006541C7"/>
    <w:rsid w:val="00654767"/>
    <w:rsid w:val="00654DC1"/>
    <w:rsid w:val="006578AC"/>
    <w:rsid w:val="00662538"/>
    <w:rsid w:val="006626D6"/>
    <w:rsid w:val="0066301E"/>
    <w:rsid w:val="006661DB"/>
    <w:rsid w:val="00667AE1"/>
    <w:rsid w:val="0067183D"/>
    <w:rsid w:val="00674324"/>
    <w:rsid w:val="00676C99"/>
    <w:rsid w:val="0068072D"/>
    <w:rsid w:val="006828C9"/>
    <w:rsid w:val="0068485D"/>
    <w:rsid w:val="0068488D"/>
    <w:rsid w:val="00684B3E"/>
    <w:rsid w:val="006913D7"/>
    <w:rsid w:val="00691C97"/>
    <w:rsid w:val="00694661"/>
    <w:rsid w:val="00695BF4"/>
    <w:rsid w:val="006A04AF"/>
    <w:rsid w:val="006A3294"/>
    <w:rsid w:val="006A3D7F"/>
    <w:rsid w:val="006A3E35"/>
    <w:rsid w:val="006A54A0"/>
    <w:rsid w:val="006A6D0F"/>
    <w:rsid w:val="006A72A4"/>
    <w:rsid w:val="006B1C0E"/>
    <w:rsid w:val="006B2664"/>
    <w:rsid w:val="006B28D6"/>
    <w:rsid w:val="006B2B70"/>
    <w:rsid w:val="006B4C5B"/>
    <w:rsid w:val="006B6182"/>
    <w:rsid w:val="006B7F44"/>
    <w:rsid w:val="006C05EC"/>
    <w:rsid w:val="006C27C6"/>
    <w:rsid w:val="006C4B49"/>
    <w:rsid w:val="006C51DF"/>
    <w:rsid w:val="006C6FFD"/>
    <w:rsid w:val="006D0C64"/>
    <w:rsid w:val="006D17E6"/>
    <w:rsid w:val="006D2E23"/>
    <w:rsid w:val="006D75F0"/>
    <w:rsid w:val="006E03C8"/>
    <w:rsid w:val="006E3D7E"/>
    <w:rsid w:val="006E41EE"/>
    <w:rsid w:val="006E5E97"/>
    <w:rsid w:val="006E6FDA"/>
    <w:rsid w:val="006F016B"/>
    <w:rsid w:val="006F0510"/>
    <w:rsid w:val="006F22F4"/>
    <w:rsid w:val="006F2DBC"/>
    <w:rsid w:val="00701553"/>
    <w:rsid w:val="007016F5"/>
    <w:rsid w:val="0070377D"/>
    <w:rsid w:val="00704427"/>
    <w:rsid w:val="00704518"/>
    <w:rsid w:val="00704FA3"/>
    <w:rsid w:val="00705F73"/>
    <w:rsid w:val="00707E7E"/>
    <w:rsid w:val="00711F05"/>
    <w:rsid w:val="007135F3"/>
    <w:rsid w:val="00716DA8"/>
    <w:rsid w:val="007223A9"/>
    <w:rsid w:val="007247E9"/>
    <w:rsid w:val="00725CF3"/>
    <w:rsid w:val="00727075"/>
    <w:rsid w:val="00727D7A"/>
    <w:rsid w:val="0073052E"/>
    <w:rsid w:val="0073085E"/>
    <w:rsid w:val="007333C1"/>
    <w:rsid w:val="00733A02"/>
    <w:rsid w:val="00733EAE"/>
    <w:rsid w:val="00734974"/>
    <w:rsid w:val="0074077E"/>
    <w:rsid w:val="00741061"/>
    <w:rsid w:val="00742860"/>
    <w:rsid w:val="00744557"/>
    <w:rsid w:val="0074472C"/>
    <w:rsid w:val="007459B8"/>
    <w:rsid w:val="00747186"/>
    <w:rsid w:val="00747960"/>
    <w:rsid w:val="00747FBF"/>
    <w:rsid w:val="007511B5"/>
    <w:rsid w:val="00753038"/>
    <w:rsid w:val="007544B4"/>
    <w:rsid w:val="00754B23"/>
    <w:rsid w:val="00755586"/>
    <w:rsid w:val="00760869"/>
    <w:rsid w:val="00760EC0"/>
    <w:rsid w:val="00761166"/>
    <w:rsid w:val="007618B5"/>
    <w:rsid w:val="00773784"/>
    <w:rsid w:val="00777046"/>
    <w:rsid w:val="00777F4B"/>
    <w:rsid w:val="00780DEC"/>
    <w:rsid w:val="00781498"/>
    <w:rsid w:val="00782648"/>
    <w:rsid w:val="007856A9"/>
    <w:rsid w:val="00785869"/>
    <w:rsid w:val="00785C64"/>
    <w:rsid w:val="00787B1E"/>
    <w:rsid w:val="00790D46"/>
    <w:rsid w:val="007930BB"/>
    <w:rsid w:val="0079477B"/>
    <w:rsid w:val="00794CDC"/>
    <w:rsid w:val="007A170D"/>
    <w:rsid w:val="007A2451"/>
    <w:rsid w:val="007A294A"/>
    <w:rsid w:val="007A338B"/>
    <w:rsid w:val="007A3BB0"/>
    <w:rsid w:val="007A424D"/>
    <w:rsid w:val="007A5EA5"/>
    <w:rsid w:val="007A7631"/>
    <w:rsid w:val="007A7DBB"/>
    <w:rsid w:val="007B12D9"/>
    <w:rsid w:val="007B27A6"/>
    <w:rsid w:val="007B2AC7"/>
    <w:rsid w:val="007B56C4"/>
    <w:rsid w:val="007B601C"/>
    <w:rsid w:val="007B68A2"/>
    <w:rsid w:val="007B702B"/>
    <w:rsid w:val="007C0F54"/>
    <w:rsid w:val="007C27E4"/>
    <w:rsid w:val="007D3F61"/>
    <w:rsid w:val="007D436B"/>
    <w:rsid w:val="007D5021"/>
    <w:rsid w:val="007D6A8F"/>
    <w:rsid w:val="007D6EFA"/>
    <w:rsid w:val="007E0EEB"/>
    <w:rsid w:val="007E6310"/>
    <w:rsid w:val="007E66D0"/>
    <w:rsid w:val="007F1B3C"/>
    <w:rsid w:val="007F434E"/>
    <w:rsid w:val="007F6E80"/>
    <w:rsid w:val="00800634"/>
    <w:rsid w:val="00802078"/>
    <w:rsid w:val="00802446"/>
    <w:rsid w:val="008024FB"/>
    <w:rsid w:val="0080328F"/>
    <w:rsid w:val="00803E1A"/>
    <w:rsid w:val="008040BF"/>
    <w:rsid w:val="008049E5"/>
    <w:rsid w:val="00805DBB"/>
    <w:rsid w:val="008067D1"/>
    <w:rsid w:val="00810ED7"/>
    <w:rsid w:val="00811920"/>
    <w:rsid w:val="0081219F"/>
    <w:rsid w:val="00812F8E"/>
    <w:rsid w:val="00813F04"/>
    <w:rsid w:val="00814716"/>
    <w:rsid w:val="00814D12"/>
    <w:rsid w:val="0081576A"/>
    <w:rsid w:val="00815D4F"/>
    <w:rsid w:val="00822316"/>
    <w:rsid w:val="00823009"/>
    <w:rsid w:val="008234D0"/>
    <w:rsid w:val="00823E66"/>
    <w:rsid w:val="008245C7"/>
    <w:rsid w:val="0082703B"/>
    <w:rsid w:val="008305C7"/>
    <w:rsid w:val="00833BCD"/>
    <w:rsid w:val="00834452"/>
    <w:rsid w:val="00834586"/>
    <w:rsid w:val="008360AF"/>
    <w:rsid w:val="00836EE9"/>
    <w:rsid w:val="008405A4"/>
    <w:rsid w:val="008437C2"/>
    <w:rsid w:val="00846D22"/>
    <w:rsid w:val="008478F1"/>
    <w:rsid w:val="00847ACD"/>
    <w:rsid w:val="0085071F"/>
    <w:rsid w:val="00851A1A"/>
    <w:rsid w:val="00855FDB"/>
    <w:rsid w:val="008613E1"/>
    <w:rsid w:val="008620E2"/>
    <w:rsid w:val="008633E3"/>
    <w:rsid w:val="00863E80"/>
    <w:rsid w:val="00863E8E"/>
    <w:rsid w:val="00864184"/>
    <w:rsid w:val="00865EC1"/>
    <w:rsid w:val="00866445"/>
    <w:rsid w:val="00866AAB"/>
    <w:rsid w:val="00867DA5"/>
    <w:rsid w:val="00867DBE"/>
    <w:rsid w:val="008722D9"/>
    <w:rsid w:val="00876A68"/>
    <w:rsid w:val="008808D1"/>
    <w:rsid w:val="00880AAD"/>
    <w:rsid w:val="00883464"/>
    <w:rsid w:val="00883824"/>
    <w:rsid w:val="00883DE2"/>
    <w:rsid w:val="00886D31"/>
    <w:rsid w:val="00891224"/>
    <w:rsid w:val="0089230C"/>
    <w:rsid w:val="00895331"/>
    <w:rsid w:val="00895395"/>
    <w:rsid w:val="00896486"/>
    <w:rsid w:val="008A047A"/>
    <w:rsid w:val="008A26C6"/>
    <w:rsid w:val="008A3669"/>
    <w:rsid w:val="008A3C82"/>
    <w:rsid w:val="008B6742"/>
    <w:rsid w:val="008B70E4"/>
    <w:rsid w:val="008C209A"/>
    <w:rsid w:val="008C3460"/>
    <w:rsid w:val="008C5D51"/>
    <w:rsid w:val="008C75F0"/>
    <w:rsid w:val="008D1D1A"/>
    <w:rsid w:val="008D3AE4"/>
    <w:rsid w:val="008D5B80"/>
    <w:rsid w:val="008E1761"/>
    <w:rsid w:val="008E3004"/>
    <w:rsid w:val="008E3D32"/>
    <w:rsid w:val="008E40F1"/>
    <w:rsid w:val="008E7051"/>
    <w:rsid w:val="008F1DA9"/>
    <w:rsid w:val="008F1FA4"/>
    <w:rsid w:val="008F3B6E"/>
    <w:rsid w:val="008F448C"/>
    <w:rsid w:val="008F5474"/>
    <w:rsid w:val="008F6165"/>
    <w:rsid w:val="00901066"/>
    <w:rsid w:val="00902957"/>
    <w:rsid w:val="009058BD"/>
    <w:rsid w:val="009060D1"/>
    <w:rsid w:val="009066DC"/>
    <w:rsid w:val="0090787A"/>
    <w:rsid w:val="00910036"/>
    <w:rsid w:val="00912714"/>
    <w:rsid w:val="00914D67"/>
    <w:rsid w:val="0092183E"/>
    <w:rsid w:val="00921A77"/>
    <w:rsid w:val="009220F6"/>
    <w:rsid w:val="009252F8"/>
    <w:rsid w:val="009261A6"/>
    <w:rsid w:val="00926383"/>
    <w:rsid w:val="00926D7D"/>
    <w:rsid w:val="009311C4"/>
    <w:rsid w:val="00932AD9"/>
    <w:rsid w:val="00933138"/>
    <w:rsid w:val="009335BE"/>
    <w:rsid w:val="00933766"/>
    <w:rsid w:val="00933D38"/>
    <w:rsid w:val="00935796"/>
    <w:rsid w:val="00935F52"/>
    <w:rsid w:val="00940C41"/>
    <w:rsid w:val="0094168D"/>
    <w:rsid w:val="00943D55"/>
    <w:rsid w:val="00945719"/>
    <w:rsid w:val="009505A7"/>
    <w:rsid w:val="009525FA"/>
    <w:rsid w:val="009643E8"/>
    <w:rsid w:val="0096483A"/>
    <w:rsid w:val="009661D6"/>
    <w:rsid w:val="00967145"/>
    <w:rsid w:val="00970B34"/>
    <w:rsid w:val="0097196E"/>
    <w:rsid w:val="00972358"/>
    <w:rsid w:val="00976E46"/>
    <w:rsid w:val="00980377"/>
    <w:rsid w:val="009816B3"/>
    <w:rsid w:val="009820F7"/>
    <w:rsid w:val="00985342"/>
    <w:rsid w:val="00991923"/>
    <w:rsid w:val="009938EB"/>
    <w:rsid w:val="00994285"/>
    <w:rsid w:val="009A2D7D"/>
    <w:rsid w:val="009A32C1"/>
    <w:rsid w:val="009A5B5F"/>
    <w:rsid w:val="009A5EC1"/>
    <w:rsid w:val="009A6E18"/>
    <w:rsid w:val="009B1492"/>
    <w:rsid w:val="009B2C41"/>
    <w:rsid w:val="009B5E94"/>
    <w:rsid w:val="009B7EEA"/>
    <w:rsid w:val="009B7F62"/>
    <w:rsid w:val="009C2311"/>
    <w:rsid w:val="009C283F"/>
    <w:rsid w:val="009C3BD1"/>
    <w:rsid w:val="009C5440"/>
    <w:rsid w:val="009C66DF"/>
    <w:rsid w:val="009C7FBB"/>
    <w:rsid w:val="009D11B1"/>
    <w:rsid w:val="009D131F"/>
    <w:rsid w:val="009D14E9"/>
    <w:rsid w:val="009D36FC"/>
    <w:rsid w:val="009D4CEC"/>
    <w:rsid w:val="009D4E61"/>
    <w:rsid w:val="009D6104"/>
    <w:rsid w:val="009D72AC"/>
    <w:rsid w:val="009E0FDB"/>
    <w:rsid w:val="009E3595"/>
    <w:rsid w:val="009E48A6"/>
    <w:rsid w:val="009E544F"/>
    <w:rsid w:val="009E6EF3"/>
    <w:rsid w:val="009E72CE"/>
    <w:rsid w:val="009E7B56"/>
    <w:rsid w:val="009F0492"/>
    <w:rsid w:val="009F1923"/>
    <w:rsid w:val="009F24A2"/>
    <w:rsid w:val="009F444B"/>
    <w:rsid w:val="009F4D0F"/>
    <w:rsid w:val="009F6133"/>
    <w:rsid w:val="009F76BC"/>
    <w:rsid w:val="00A00321"/>
    <w:rsid w:val="00A01AA9"/>
    <w:rsid w:val="00A02695"/>
    <w:rsid w:val="00A03F99"/>
    <w:rsid w:val="00A054FD"/>
    <w:rsid w:val="00A06870"/>
    <w:rsid w:val="00A11C7B"/>
    <w:rsid w:val="00A13FB1"/>
    <w:rsid w:val="00A1444C"/>
    <w:rsid w:val="00A168B4"/>
    <w:rsid w:val="00A20290"/>
    <w:rsid w:val="00A205FD"/>
    <w:rsid w:val="00A21AB8"/>
    <w:rsid w:val="00A230A1"/>
    <w:rsid w:val="00A2310B"/>
    <w:rsid w:val="00A249BA"/>
    <w:rsid w:val="00A25689"/>
    <w:rsid w:val="00A260C7"/>
    <w:rsid w:val="00A26DED"/>
    <w:rsid w:val="00A27B93"/>
    <w:rsid w:val="00A3023E"/>
    <w:rsid w:val="00A30797"/>
    <w:rsid w:val="00A30B45"/>
    <w:rsid w:val="00A3413A"/>
    <w:rsid w:val="00A353F0"/>
    <w:rsid w:val="00A41592"/>
    <w:rsid w:val="00A42EDA"/>
    <w:rsid w:val="00A473EA"/>
    <w:rsid w:val="00A50370"/>
    <w:rsid w:val="00A50B72"/>
    <w:rsid w:val="00A53BC8"/>
    <w:rsid w:val="00A56215"/>
    <w:rsid w:val="00A57C9C"/>
    <w:rsid w:val="00A60A03"/>
    <w:rsid w:val="00A637DB"/>
    <w:rsid w:val="00A65F4E"/>
    <w:rsid w:val="00A673EC"/>
    <w:rsid w:val="00A7652E"/>
    <w:rsid w:val="00A81100"/>
    <w:rsid w:val="00A82D55"/>
    <w:rsid w:val="00A83BF4"/>
    <w:rsid w:val="00A85EE6"/>
    <w:rsid w:val="00A86935"/>
    <w:rsid w:val="00A87B01"/>
    <w:rsid w:val="00A90A7B"/>
    <w:rsid w:val="00A910F9"/>
    <w:rsid w:val="00A924C3"/>
    <w:rsid w:val="00A94784"/>
    <w:rsid w:val="00AA156F"/>
    <w:rsid w:val="00AA30F1"/>
    <w:rsid w:val="00AA3103"/>
    <w:rsid w:val="00AA534E"/>
    <w:rsid w:val="00AA799A"/>
    <w:rsid w:val="00AB08B1"/>
    <w:rsid w:val="00AB0999"/>
    <w:rsid w:val="00AB439A"/>
    <w:rsid w:val="00AC0168"/>
    <w:rsid w:val="00AC0E55"/>
    <w:rsid w:val="00AC3D83"/>
    <w:rsid w:val="00AC3EC8"/>
    <w:rsid w:val="00AC48BC"/>
    <w:rsid w:val="00AC4BCB"/>
    <w:rsid w:val="00AC55C1"/>
    <w:rsid w:val="00AC6748"/>
    <w:rsid w:val="00AC68FD"/>
    <w:rsid w:val="00AD053A"/>
    <w:rsid w:val="00AD14A0"/>
    <w:rsid w:val="00AD1648"/>
    <w:rsid w:val="00AD1A23"/>
    <w:rsid w:val="00AD29E1"/>
    <w:rsid w:val="00AD2DD7"/>
    <w:rsid w:val="00AD5498"/>
    <w:rsid w:val="00AD636A"/>
    <w:rsid w:val="00AD7D97"/>
    <w:rsid w:val="00AE2534"/>
    <w:rsid w:val="00AE33B6"/>
    <w:rsid w:val="00AE3958"/>
    <w:rsid w:val="00AE5511"/>
    <w:rsid w:val="00AE5625"/>
    <w:rsid w:val="00AF1BFD"/>
    <w:rsid w:val="00AF33C2"/>
    <w:rsid w:val="00AF3665"/>
    <w:rsid w:val="00AF4B3F"/>
    <w:rsid w:val="00AF5096"/>
    <w:rsid w:val="00AF5716"/>
    <w:rsid w:val="00AF7EDE"/>
    <w:rsid w:val="00B01AE5"/>
    <w:rsid w:val="00B02337"/>
    <w:rsid w:val="00B02E61"/>
    <w:rsid w:val="00B035A1"/>
    <w:rsid w:val="00B036FF"/>
    <w:rsid w:val="00B15CAE"/>
    <w:rsid w:val="00B178C3"/>
    <w:rsid w:val="00B2064D"/>
    <w:rsid w:val="00B22BC5"/>
    <w:rsid w:val="00B24059"/>
    <w:rsid w:val="00B301B9"/>
    <w:rsid w:val="00B32011"/>
    <w:rsid w:val="00B33EA0"/>
    <w:rsid w:val="00B350E9"/>
    <w:rsid w:val="00B35DE8"/>
    <w:rsid w:val="00B36E52"/>
    <w:rsid w:val="00B370AB"/>
    <w:rsid w:val="00B37380"/>
    <w:rsid w:val="00B41758"/>
    <w:rsid w:val="00B42B99"/>
    <w:rsid w:val="00B43345"/>
    <w:rsid w:val="00B445F2"/>
    <w:rsid w:val="00B47B70"/>
    <w:rsid w:val="00B47FB8"/>
    <w:rsid w:val="00B50A82"/>
    <w:rsid w:val="00B52E21"/>
    <w:rsid w:val="00B54254"/>
    <w:rsid w:val="00B54D1A"/>
    <w:rsid w:val="00B60949"/>
    <w:rsid w:val="00B619DD"/>
    <w:rsid w:val="00B62048"/>
    <w:rsid w:val="00B634A2"/>
    <w:rsid w:val="00B634C4"/>
    <w:rsid w:val="00B66D27"/>
    <w:rsid w:val="00B75C77"/>
    <w:rsid w:val="00B76911"/>
    <w:rsid w:val="00B7799C"/>
    <w:rsid w:val="00B80F74"/>
    <w:rsid w:val="00B81E83"/>
    <w:rsid w:val="00B820FA"/>
    <w:rsid w:val="00B83C89"/>
    <w:rsid w:val="00B86296"/>
    <w:rsid w:val="00B877EA"/>
    <w:rsid w:val="00B91B20"/>
    <w:rsid w:val="00B92E90"/>
    <w:rsid w:val="00BA4ACD"/>
    <w:rsid w:val="00BA4F04"/>
    <w:rsid w:val="00BA60CA"/>
    <w:rsid w:val="00BA6BE0"/>
    <w:rsid w:val="00BB017A"/>
    <w:rsid w:val="00BB1999"/>
    <w:rsid w:val="00BB2A7B"/>
    <w:rsid w:val="00BB3BC7"/>
    <w:rsid w:val="00BB3FBB"/>
    <w:rsid w:val="00BB42A5"/>
    <w:rsid w:val="00BB5C05"/>
    <w:rsid w:val="00BB7534"/>
    <w:rsid w:val="00BC064D"/>
    <w:rsid w:val="00BC162A"/>
    <w:rsid w:val="00BC6FBF"/>
    <w:rsid w:val="00BD13B2"/>
    <w:rsid w:val="00BD2F18"/>
    <w:rsid w:val="00BD4A53"/>
    <w:rsid w:val="00BD75A1"/>
    <w:rsid w:val="00BD76AF"/>
    <w:rsid w:val="00BE0703"/>
    <w:rsid w:val="00BE0A26"/>
    <w:rsid w:val="00BE0DE4"/>
    <w:rsid w:val="00BE1BA2"/>
    <w:rsid w:val="00BE2EFE"/>
    <w:rsid w:val="00BE5FD0"/>
    <w:rsid w:val="00BE6141"/>
    <w:rsid w:val="00BE6E67"/>
    <w:rsid w:val="00BF0A16"/>
    <w:rsid w:val="00BF2383"/>
    <w:rsid w:val="00BF496C"/>
    <w:rsid w:val="00BF7E59"/>
    <w:rsid w:val="00C007BF"/>
    <w:rsid w:val="00C0178B"/>
    <w:rsid w:val="00C03978"/>
    <w:rsid w:val="00C05CA5"/>
    <w:rsid w:val="00C05FEE"/>
    <w:rsid w:val="00C060A8"/>
    <w:rsid w:val="00C061F7"/>
    <w:rsid w:val="00C0702F"/>
    <w:rsid w:val="00C0735E"/>
    <w:rsid w:val="00C07F61"/>
    <w:rsid w:val="00C100A6"/>
    <w:rsid w:val="00C102B0"/>
    <w:rsid w:val="00C1043A"/>
    <w:rsid w:val="00C11552"/>
    <w:rsid w:val="00C13529"/>
    <w:rsid w:val="00C13880"/>
    <w:rsid w:val="00C1423C"/>
    <w:rsid w:val="00C1606F"/>
    <w:rsid w:val="00C21474"/>
    <w:rsid w:val="00C227E0"/>
    <w:rsid w:val="00C22A49"/>
    <w:rsid w:val="00C23324"/>
    <w:rsid w:val="00C2377E"/>
    <w:rsid w:val="00C25347"/>
    <w:rsid w:val="00C25932"/>
    <w:rsid w:val="00C305E3"/>
    <w:rsid w:val="00C34D2F"/>
    <w:rsid w:val="00C3548C"/>
    <w:rsid w:val="00C411E3"/>
    <w:rsid w:val="00C41EC0"/>
    <w:rsid w:val="00C47E18"/>
    <w:rsid w:val="00C513EF"/>
    <w:rsid w:val="00C54674"/>
    <w:rsid w:val="00C54792"/>
    <w:rsid w:val="00C60796"/>
    <w:rsid w:val="00C64FAA"/>
    <w:rsid w:val="00C654A3"/>
    <w:rsid w:val="00C67CB6"/>
    <w:rsid w:val="00C7135B"/>
    <w:rsid w:val="00C72DF3"/>
    <w:rsid w:val="00C73F93"/>
    <w:rsid w:val="00C74B85"/>
    <w:rsid w:val="00C80A81"/>
    <w:rsid w:val="00C813C8"/>
    <w:rsid w:val="00C826C6"/>
    <w:rsid w:val="00C85CD9"/>
    <w:rsid w:val="00C91498"/>
    <w:rsid w:val="00C925AA"/>
    <w:rsid w:val="00C92DEA"/>
    <w:rsid w:val="00C97241"/>
    <w:rsid w:val="00CA386D"/>
    <w:rsid w:val="00CA3B62"/>
    <w:rsid w:val="00CA590A"/>
    <w:rsid w:val="00CA6637"/>
    <w:rsid w:val="00CB242C"/>
    <w:rsid w:val="00CB3965"/>
    <w:rsid w:val="00CB602F"/>
    <w:rsid w:val="00CB63FD"/>
    <w:rsid w:val="00CC1688"/>
    <w:rsid w:val="00CC2FAD"/>
    <w:rsid w:val="00CC59D2"/>
    <w:rsid w:val="00CD16E3"/>
    <w:rsid w:val="00CD4CFC"/>
    <w:rsid w:val="00CD5C26"/>
    <w:rsid w:val="00CD5FAC"/>
    <w:rsid w:val="00CD75BB"/>
    <w:rsid w:val="00CD783B"/>
    <w:rsid w:val="00CE121B"/>
    <w:rsid w:val="00CE24B3"/>
    <w:rsid w:val="00CE285E"/>
    <w:rsid w:val="00CE294C"/>
    <w:rsid w:val="00CE32DB"/>
    <w:rsid w:val="00CE47B3"/>
    <w:rsid w:val="00CE4B66"/>
    <w:rsid w:val="00CE63A3"/>
    <w:rsid w:val="00CF0690"/>
    <w:rsid w:val="00CF076A"/>
    <w:rsid w:val="00CF0EE8"/>
    <w:rsid w:val="00CF2241"/>
    <w:rsid w:val="00CF2B3E"/>
    <w:rsid w:val="00CF5509"/>
    <w:rsid w:val="00CF6E4E"/>
    <w:rsid w:val="00CF7926"/>
    <w:rsid w:val="00CF79BD"/>
    <w:rsid w:val="00D0261F"/>
    <w:rsid w:val="00D05C35"/>
    <w:rsid w:val="00D064ED"/>
    <w:rsid w:val="00D06919"/>
    <w:rsid w:val="00D07193"/>
    <w:rsid w:val="00D105BB"/>
    <w:rsid w:val="00D118BA"/>
    <w:rsid w:val="00D160F2"/>
    <w:rsid w:val="00D1749B"/>
    <w:rsid w:val="00D17968"/>
    <w:rsid w:val="00D20980"/>
    <w:rsid w:val="00D24412"/>
    <w:rsid w:val="00D2559F"/>
    <w:rsid w:val="00D27833"/>
    <w:rsid w:val="00D313E5"/>
    <w:rsid w:val="00D3391E"/>
    <w:rsid w:val="00D359F0"/>
    <w:rsid w:val="00D366FA"/>
    <w:rsid w:val="00D375F4"/>
    <w:rsid w:val="00D40FC9"/>
    <w:rsid w:val="00D413EC"/>
    <w:rsid w:val="00D41D52"/>
    <w:rsid w:val="00D43830"/>
    <w:rsid w:val="00D46A0D"/>
    <w:rsid w:val="00D47A78"/>
    <w:rsid w:val="00D524FC"/>
    <w:rsid w:val="00D574F7"/>
    <w:rsid w:val="00D57A2E"/>
    <w:rsid w:val="00D6236F"/>
    <w:rsid w:val="00D62DAB"/>
    <w:rsid w:val="00D64519"/>
    <w:rsid w:val="00D64BAE"/>
    <w:rsid w:val="00D65128"/>
    <w:rsid w:val="00D66485"/>
    <w:rsid w:val="00D71980"/>
    <w:rsid w:val="00D73B9D"/>
    <w:rsid w:val="00D73DE6"/>
    <w:rsid w:val="00D74BC6"/>
    <w:rsid w:val="00D760E3"/>
    <w:rsid w:val="00D809D1"/>
    <w:rsid w:val="00D86042"/>
    <w:rsid w:val="00D87DE9"/>
    <w:rsid w:val="00D87FFC"/>
    <w:rsid w:val="00D90CCE"/>
    <w:rsid w:val="00D911D0"/>
    <w:rsid w:val="00D9732D"/>
    <w:rsid w:val="00D97B0C"/>
    <w:rsid w:val="00DA1421"/>
    <w:rsid w:val="00DA22AE"/>
    <w:rsid w:val="00DA2876"/>
    <w:rsid w:val="00DA3CDE"/>
    <w:rsid w:val="00DA460A"/>
    <w:rsid w:val="00DA530B"/>
    <w:rsid w:val="00DA723B"/>
    <w:rsid w:val="00DA7987"/>
    <w:rsid w:val="00DB0BE2"/>
    <w:rsid w:val="00DB0F0A"/>
    <w:rsid w:val="00DB4488"/>
    <w:rsid w:val="00DB46A2"/>
    <w:rsid w:val="00DB60DB"/>
    <w:rsid w:val="00DB7DF1"/>
    <w:rsid w:val="00DC2922"/>
    <w:rsid w:val="00DC37BA"/>
    <w:rsid w:val="00DC4355"/>
    <w:rsid w:val="00DC53BE"/>
    <w:rsid w:val="00DC541E"/>
    <w:rsid w:val="00DD53CD"/>
    <w:rsid w:val="00DD636C"/>
    <w:rsid w:val="00DD6920"/>
    <w:rsid w:val="00DE0BFB"/>
    <w:rsid w:val="00DE2C37"/>
    <w:rsid w:val="00DE5064"/>
    <w:rsid w:val="00DE51B9"/>
    <w:rsid w:val="00DE65AA"/>
    <w:rsid w:val="00DF324E"/>
    <w:rsid w:val="00DF3CFA"/>
    <w:rsid w:val="00DF51E1"/>
    <w:rsid w:val="00E02AA4"/>
    <w:rsid w:val="00E0428A"/>
    <w:rsid w:val="00E0498F"/>
    <w:rsid w:val="00E0552B"/>
    <w:rsid w:val="00E07AED"/>
    <w:rsid w:val="00E121C9"/>
    <w:rsid w:val="00E153E6"/>
    <w:rsid w:val="00E169FB"/>
    <w:rsid w:val="00E170F5"/>
    <w:rsid w:val="00E23029"/>
    <w:rsid w:val="00E239D7"/>
    <w:rsid w:val="00E252C9"/>
    <w:rsid w:val="00E25946"/>
    <w:rsid w:val="00E27DB4"/>
    <w:rsid w:val="00E32E80"/>
    <w:rsid w:val="00E34447"/>
    <w:rsid w:val="00E34E3C"/>
    <w:rsid w:val="00E3509D"/>
    <w:rsid w:val="00E3539D"/>
    <w:rsid w:val="00E3607A"/>
    <w:rsid w:val="00E3611C"/>
    <w:rsid w:val="00E40215"/>
    <w:rsid w:val="00E41CFE"/>
    <w:rsid w:val="00E426E0"/>
    <w:rsid w:val="00E4609D"/>
    <w:rsid w:val="00E4799C"/>
    <w:rsid w:val="00E51056"/>
    <w:rsid w:val="00E52456"/>
    <w:rsid w:val="00E52540"/>
    <w:rsid w:val="00E54225"/>
    <w:rsid w:val="00E54C77"/>
    <w:rsid w:val="00E552D7"/>
    <w:rsid w:val="00E62DFD"/>
    <w:rsid w:val="00E630EA"/>
    <w:rsid w:val="00E64660"/>
    <w:rsid w:val="00E66427"/>
    <w:rsid w:val="00E66F51"/>
    <w:rsid w:val="00E707CC"/>
    <w:rsid w:val="00E70AD2"/>
    <w:rsid w:val="00E71CC8"/>
    <w:rsid w:val="00E74615"/>
    <w:rsid w:val="00E751C5"/>
    <w:rsid w:val="00E75FF2"/>
    <w:rsid w:val="00E76712"/>
    <w:rsid w:val="00E76BA5"/>
    <w:rsid w:val="00E814AC"/>
    <w:rsid w:val="00E82573"/>
    <w:rsid w:val="00E8288E"/>
    <w:rsid w:val="00E84C5F"/>
    <w:rsid w:val="00E87089"/>
    <w:rsid w:val="00E91683"/>
    <w:rsid w:val="00E91968"/>
    <w:rsid w:val="00E9653F"/>
    <w:rsid w:val="00E96960"/>
    <w:rsid w:val="00EA09EC"/>
    <w:rsid w:val="00EA2102"/>
    <w:rsid w:val="00EA2441"/>
    <w:rsid w:val="00EA31B8"/>
    <w:rsid w:val="00EA4301"/>
    <w:rsid w:val="00EA5445"/>
    <w:rsid w:val="00EA5760"/>
    <w:rsid w:val="00EB19FE"/>
    <w:rsid w:val="00EB2C56"/>
    <w:rsid w:val="00EB5EFD"/>
    <w:rsid w:val="00EB7A79"/>
    <w:rsid w:val="00EC4BA6"/>
    <w:rsid w:val="00EC6B50"/>
    <w:rsid w:val="00ED0E2A"/>
    <w:rsid w:val="00ED378A"/>
    <w:rsid w:val="00ED6F43"/>
    <w:rsid w:val="00EE080A"/>
    <w:rsid w:val="00EE10E4"/>
    <w:rsid w:val="00EE3C4D"/>
    <w:rsid w:val="00EE42D2"/>
    <w:rsid w:val="00EE44DB"/>
    <w:rsid w:val="00EE544C"/>
    <w:rsid w:val="00EE65CB"/>
    <w:rsid w:val="00EE673D"/>
    <w:rsid w:val="00EF40DB"/>
    <w:rsid w:val="00EF4131"/>
    <w:rsid w:val="00F01627"/>
    <w:rsid w:val="00F04BDC"/>
    <w:rsid w:val="00F05B38"/>
    <w:rsid w:val="00F05E72"/>
    <w:rsid w:val="00F0667B"/>
    <w:rsid w:val="00F06A82"/>
    <w:rsid w:val="00F07649"/>
    <w:rsid w:val="00F10539"/>
    <w:rsid w:val="00F21716"/>
    <w:rsid w:val="00F222F5"/>
    <w:rsid w:val="00F224C0"/>
    <w:rsid w:val="00F22A78"/>
    <w:rsid w:val="00F249C1"/>
    <w:rsid w:val="00F24FA0"/>
    <w:rsid w:val="00F2527E"/>
    <w:rsid w:val="00F25AE2"/>
    <w:rsid w:val="00F30162"/>
    <w:rsid w:val="00F303F5"/>
    <w:rsid w:val="00F34295"/>
    <w:rsid w:val="00F357D0"/>
    <w:rsid w:val="00F3755D"/>
    <w:rsid w:val="00F401A0"/>
    <w:rsid w:val="00F401E7"/>
    <w:rsid w:val="00F42887"/>
    <w:rsid w:val="00F469E6"/>
    <w:rsid w:val="00F46D1C"/>
    <w:rsid w:val="00F51A60"/>
    <w:rsid w:val="00F52365"/>
    <w:rsid w:val="00F546E6"/>
    <w:rsid w:val="00F550BF"/>
    <w:rsid w:val="00F55F1B"/>
    <w:rsid w:val="00F600B6"/>
    <w:rsid w:val="00F63A4E"/>
    <w:rsid w:val="00F63BD5"/>
    <w:rsid w:val="00F641F1"/>
    <w:rsid w:val="00F64DA8"/>
    <w:rsid w:val="00F65385"/>
    <w:rsid w:val="00F66095"/>
    <w:rsid w:val="00F67B3D"/>
    <w:rsid w:val="00F70F11"/>
    <w:rsid w:val="00F715DC"/>
    <w:rsid w:val="00F72BC8"/>
    <w:rsid w:val="00F72D14"/>
    <w:rsid w:val="00F731DD"/>
    <w:rsid w:val="00F74576"/>
    <w:rsid w:val="00F7669E"/>
    <w:rsid w:val="00F76DD6"/>
    <w:rsid w:val="00F76E92"/>
    <w:rsid w:val="00F77694"/>
    <w:rsid w:val="00F811C3"/>
    <w:rsid w:val="00F82230"/>
    <w:rsid w:val="00F82BA6"/>
    <w:rsid w:val="00F83037"/>
    <w:rsid w:val="00F83197"/>
    <w:rsid w:val="00F837A2"/>
    <w:rsid w:val="00F8424C"/>
    <w:rsid w:val="00F85356"/>
    <w:rsid w:val="00F856C9"/>
    <w:rsid w:val="00F8621C"/>
    <w:rsid w:val="00F8685E"/>
    <w:rsid w:val="00F87C8F"/>
    <w:rsid w:val="00F956B0"/>
    <w:rsid w:val="00FA16B7"/>
    <w:rsid w:val="00FA45C2"/>
    <w:rsid w:val="00FA4870"/>
    <w:rsid w:val="00FA4DE7"/>
    <w:rsid w:val="00FA68B5"/>
    <w:rsid w:val="00FB060C"/>
    <w:rsid w:val="00FB5C2C"/>
    <w:rsid w:val="00FB70DC"/>
    <w:rsid w:val="00FB7D7D"/>
    <w:rsid w:val="00FC1126"/>
    <w:rsid w:val="00FC114A"/>
    <w:rsid w:val="00FC27FB"/>
    <w:rsid w:val="00FC66CB"/>
    <w:rsid w:val="00FC69A4"/>
    <w:rsid w:val="00FD6516"/>
    <w:rsid w:val="00FE14E4"/>
    <w:rsid w:val="00FE1702"/>
    <w:rsid w:val="00FE1CFF"/>
    <w:rsid w:val="00FE2010"/>
    <w:rsid w:val="00FE3930"/>
    <w:rsid w:val="00FE3D07"/>
    <w:rsid w:val="00FF110B"/>
    <w:rsid w:val="00FF1E95"/>
    <w:rsid w:val="00FF29A6"/>
    <w:rsid w:val="00FF2C9E"/>
    <w:rsid w:val="00FF4C91"/>
    <w:rsid w:val="00FF5B96"/>
    <w:rsid w:val="00FF70CD"/>
    <w:rsid w:val="0D2A4228"/>
    <w:rsid w:val="14724E3D"/>
    <w:rsid w:val="19D9F0B8"/>
    <w:rsid w:val="273956B1"/>
    <w:rsid w:val="2A0F21CB"/>
    <w:rsid w:val="2EF0F3D2"/>
    <w:rsid w:val="335ECAAD"/>
    <w:rsid w:val="3B87D3D5"/>
    <w:rsid w:val="42604CE6"/>
    <w:rsid w:val="516DBB8B"/>
    <w:rsid w:val="572627C1"/>
    <w:rsid w:val="5B6646A8"/>
    <w:rsid w:val="65FBA51E"/>
    <w:rsid w:val="6FCD7FB6"/>
    <w:rsid w:val="78EC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61F98C"/>
  <w15:docId w15:val="{0560509C-1F74-4C56-A44D-57FBCB66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078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link w:val="Heading3Char"/>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link w:val="FooterChar"/>
    <w:uiPriority w:val="99"/>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1F497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B41758"/>
    <w:rPr>
      <w:sz w:val="16"/>
      <w:szCs w:val="16"/>
      <w:lang w:val="en-US"/>
    </w:rPr>
  </w:style>
  <w:style w:type="paragraph" w:styleId="CommentText">
    <w:name w:val="annotation text"/>
    <w:basedOn w:val="Normal"/>
    <w:link w:val="CommentTextChar"/>
    <w:unhideWhenUsed/>
    <w:rsid w:val="00B41758"/>
    <w:rPr>
      <w:sz w:val="20"/>
    </w:rPr>
  </w:style>
  <w:style w:type="character" w:customStyle="1" w:styleId="CommentTextChar">
    <w:name w:val="Comment Text Char"/>
    <w:basedOn w:val="DefaultParagraphFont"/>
    <w:link w:val="CommentText"/>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81BD" w:themeColor="accent1"/>
      <w:lang w:val="en-US"/>
    </w:rPr>
  </w:style>
  <w:style w:type="paragraph" w:styleId="IntenseQuote">
    <w:name w:val="Intense Quote"/>
    <w:basedOn w:val="Normal"/>
    <w:next w:val="Normal"/>
    <w:link w:val="IntenseQuoteChar"/>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81BD" w:themeColor="accent1"/>
      <w:sz w:val="22"/>
      <w:lang w:val="en-US"/>
    </w:rPr>
  </w:style>
  <w:style w:type="character" w:styleId="IntenseReference">
    <w:name w:val="Intense Reference"/>
    <w:basedOn w:val="DefaultParagraphFont"/>
    <w:uiPriority w:val="32"/>
    <w:qFormat/>
    <w:rsid w:val="00B41758"/>
    <w:rPr>
      <w:b/>
      <w:bCs/>
      <w:smallCaps/>
      <w:color w:val="4F81BD"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Heading2Char">
    <w:name w:val="Heading 2 Char"/>
    <w:basedOn w:val="DefaultParagraphFont"/>
    <w:link w:val="Heading2"/>
    <w:rsid w:val="006541C7"/>
    <w:rPr>
      <w:rFonts w:ascii="Arial Black" w:hAnsi="Arial Black" w:cs="Arial"/>
      <w:kern w:val="32"/>
      <w:sz w:val="19"/>
      <w:szCs w:val="24"/>
    </w:rPr>
  </w:style>
  <w:style w:type="character" w:customStyle="1" w:styleId="Heading3Char">
    <w:name w:val="Heading 3 Char"/>
    <w:basedOn w:val="DefaultParagraphFont"/>
    <w:link w:val="Heading3"/>
    <w:rsid w:val="006541C7"/>
    <w:rPr>
      <w:rFonts w:ascii="Arial" w:hAnsi="Arial" w:cs="Arial"/>
      <w:bCs/>
      <w:kern w:val="32"/>
      <w:sz w:val="19"/>
      <w:szCs w:val="22"/>
    </w:rPr>
  </w:style>
  <w:style w:type="paragraph" w:customStyle="1" w:styleId="TextmTz">
    <w:name w:val="Text m. Tz."/>
    <w:basedOn w:val="PlainText"/>
    <w:rsid w:val="00A054FD"/>
    <w:pPr>
      <w:numPr>
        <w:numId w:val="32"/>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DefaultParagraphFont"/>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Revision">
    <w:name w:val="Revision"/>
    <w:hidden/>
    <w:uiPriority w:val="99"/>
    <w:semiHidden/>
    <w:rsid w:val="00E0498F"/>
    <w:rPr>
      <w:rFonts w:ascii="Garamond" w:hAnsi="Garamond" w:cs="Arial"/>
      <w:sz w:val="22"/>
    </w:rPr>
  </w:style>
  <w:style w:type="character" w:customStyle="1" w:styleId="apple-converted-space">
    <w:name w:val="apple-converted-space"/>
    <w:basedOn w:val="DefaultParagraphFont"/>
    <w:rsid w:val="001A21F9"/>
  </w:style>
  <w:style w:type="table" w:customStyle="1" w:styleId="GridTable1Light1">
    <w:name w:val="Grid Table 1 Light1"/>
    <w:basedOn w:val="TableNormal"/>
    <w:uiPriority w:val="46"/>
    <w:rsid w:val="00F24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F249C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F249C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F249C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F249C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F249C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F249C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F249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F249C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F249C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F249C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F249C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F249C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F249C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F249C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F249C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F249C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F249C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F249C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F249C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F249C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F249C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F249C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F249C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F249C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F249C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F249C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F249C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F249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F249C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F249C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F249C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F249C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F249C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F249C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F249C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F249C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F249C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F249C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F249C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F249C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F249C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F249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F249C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F249C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F249C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F249C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F249C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F249C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F249C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F249C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F249C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F249C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F249C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F249C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F249C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F249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F249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F249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F249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F249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F249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E121C9"/>
    <w:rPr>
      <w:rFonts w:ascii="Arial" w:hAnsi="Arial" w:cs="Arial"/>
      <w:b/>
      <w:color w:val="747678"/>
      <w:sz w:val="16"/>
    </w:rPr>
  </w:style>
  <w:style w:type="character" w:customStyle="1" w:styleId="FooterChar">
    <w:name w:val="Footer Char"/>
    <w:basedOn w:val="DefaultParagraphFont"/>
    <w:link w:val="Footer"/>
    <w:uiPriority w:val="99"/>
    <w:rsid w:val="00F469E6"/>
    <w:rPr>
      <w:rFonts w:ascii="Arial" w:hAnsi="Arial" w:cs="Arial"/>
      <w:b/>
      <w:color w:val="747678"/>
      <w:sz w:val="13"/>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ustomXml" Target="../customXml/item5.xml"/><Relationship Id="rId11" Type="http://schemas.openxmlformats.org/officeDocument/2006/relationships/header" Target="header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40" ma:contentTypeDescription="Create a new document." ma:contentTypeScope="" ma:versionID="488daa5f8ad2a958a722ad88fa8b1f63">
  <xsd:schema xmlns:xsd="http://www.w3.org/2001/XMLSchema" xmlns:xs="http://www.w3.org/2001/XMLSchema" xmlns:p="http://schemas.microsoft.com/office/2006/metadata/properties" xmlns:ns1="http://schemas.microsoft.com/sharepoint/v3" xmlns:ns2="09f9bc55-a7a1-410d-8372-6c53085102bf" xmlns:ns3="bb0eabce-1d9a-4bb1-b921-06bb96e89da8" targetNamespace="http://schemas.microsoft.com/office/2006/metadata/properties" ma:root="true" ma:fieldsID="b5b12773f05aa3dfeb796997de133147" ns1:_="" ns2:_="" ns3:_="">
    <xsd:import namespace="http://schemas.microsoft.com/sharepoint/v3"/>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element ref="ns1:_ip_UnifiedCompliancePolicyProperties" minOccurs="0"/>
                <xsd:element ref="ns1:_ip_UnifiedCompliancePolicyUIAction" minOccurs="0"/>
                <xsd:element ref="ns3:MediaServiceAutoKeyPoints" minOccurs="0"/>
                <xsd:element ref="ns3:MediaServiceKeyPoints" minOccurs="0"/>
                <xsd:element ref="ns3:MediaLengthInSeconds" minOccurs="0"/>
                <xsd:element ref="ns3:Folderversioncomments"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Folderversioncomments" ma:index="22" nillable="true" ma:displayName="Folder version comments" ma:description="Use this column for version comments at the folder level.  Use the File version comments for the document level." ma:format="Dropdown" ma:internalName="Folderversioncomments">
      <xsd:simpleType>
        <xsd:restriction base="dms:Note">
          <xsd:maxLength value="255"/>
        </xsd:restriction>
      </xsd:simpleType>
    </xsd:element>
    <xsd:element name="MediaServiceAutoTags" ma:index="23" nillable="true" ma:displayName="Tags" ma:internalName="MediaServiceAutoTags"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Versioncomments xmlns="ffe4ad93-ed6f-4535-b8d7-9f3717677e75" xsi:nil="true"/>
    <TaxCatchAll xmlns="aae29c38-5c64-4b4f-89da-042ea755fda5" xsi:nil="true"/>
    <Main_x0020_topic xmlns="aae29c38-5c64-4b4f-89da-042ea755fda5"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91B27B-0631-4729-9AEB-020FA097D897}"/>
</file>

<file path=customXml/itemProps2.xml><?xml version="1.0" encoding="utf-8"?>
<ds:datastoreItem xmlns:ds="http://schemas.openxmlformats.org/officeDocument/2006/customXml" ds:itemID="{3421D131-4304-41FD-9264-BE6AB41576A6}">
  <ds:schemaRefs>
    <ds:schemaRef ds:uri="http://schemas.openxmlformats.org/officeDocument/2006/bibliography"/>
  </ds:schemaRefs>
</ds:datastoreItem>
</file>

<file path=customXml/itemProps3.xml><?xml version="1.0" encoding="utf-8"?>
<ds:datastoreItem xmlns:ds="http://schemas.openxmlformats.org/officeDocument/2006/customXml" ds:itemID="{725D98F5-E918-4935-9F2B-71AB46EBE90B}">
  <ds:schemaRefs>
    <ds:schemaRef ds:uri="http://schemas.microsoft.com/sharepoint/v3/contenttype/forms"/>
  </ds:schemaRefs>
</ds:datastoreItem>
</file>

<file path=customXml/itemProps4.xml><?xml version="1.0" encoding="utf-8"?>
<ds:datastoreItem xmlns:ds="http://schemas.openxmlformats.org/officeDocument/2006/customXml" ds:itemID="{86C8F2BE-0D06-4978-8D45-CFDB959D2F2A}">
  <ds:schemaRefs>
    <ds:schemaRef ds:uri="http://schemas.microsoft.com/office/2006/metadata/properties"/>
    <ds:schemaRef ds:uri="http://schemas.microsoft.com/office/infopath/2007/PartnerControls"/>
    <ds:schemaRef ds:uri="http://schemas.microsoft.com/sharepoint/v3"/>
    <ds:schemaRef ds:uri="3f10eaf0-f562-4c04-bd08-cc6dd174e17d"/>
    <ds:schemaRef ds:uri="42c6dde8-c0d4-4b48-a999-5305f20bc0f9"/>
  </ds:schemaRefs>
</ds:datastoreItem>
</file>

<file path=customXml/itemProps5.xml><?xml version="1.0" encoding="utf-8"?>
<ds:datastoreItem xmlns:ds="http://schemas.openxmlformats.org/officeDocument/2006/customXml" ds:itemID="{9250A08B-51FE-4552-8141-2B8B46321162}"/>
</file>

<file path=docProps/app.xml><?xml version="1.0" encoding="utf-8"?>
<Properties xmlns="http://schemas.openxmlformats.org/officeDocument/2006/extended-properties" xmlns:vt="http://schemas.openxmlformats.org/officeDocument/2006/docPropsVTypes">
  <Template>GT Agenda_Ltr_GTI</Template>
  <TotalTime>65</TotalTime>
  <Pages>25</Pages>
  <Words>10388</Words>
  <Characters>59215</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69465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Mariela Melendez</cp:lastModifiedBy>
  <cp:revision>41</cp:revision>
  <cp:lastPrinted>2017-01-26T13:47:00Z</cp:lastPrinted>
  <dcterms:created xsi:type="dcterms:W3CDTF">2021-02-25T16:28:00Z</dcterms:created>
  <dcterms:modified xsi:type="dcterms:W3CDTF">2023-02-03T17:56:00Z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4ce9366f-7431-4a2f-8a82-f5f7929f7ccb</vt:lpwstr>
  </property>
  <property fmtid="{D5CDD505-2E9C-101B-9397-08002B2CF9AE}" pid="4" name="ContentTypeId">
    <vt:lpwstr>0x0101005BA8A0A80888F545BB9D1A28C6C20EC8</vt:lpwstr>
  </property>
  <property fmtid="{D5CDD505-2E9C-101B-9397-08002B2CF9AE}" pid="5" name="Version comments">
    <vt:lpwstr>Effective for year ends prior to those beginning on or after December 15, 2022</vt:lpwstr>
  </property>
  <property fmtid="{D5CDD505-2E9C-101B-9397-08002B2CF9AE}" pid="6" name="Order">
    <vt:r8>1669600</vt:r8>
  </property>
  <property fmtid="{D5CDD505-2E9C-101B-9397-08002B2CF9AE}" pid="7" name="xd_Signature">
    <vt:bool>false</vt:bool>
  </property>
  <property fmtid="{D5CDD505-2E9C-101B-9397-08002B2CF9AE}" pid="8" name="xd_ProgID">
    <vt:lpwstr/>
  </property>
  <property fmtid="{D5CDD505-2E9C-101B-9397-08002B2CF9AE}" pid="9" name="_ExtendedDescription">
    <vt:lpwstr/>
  </property>
  <property fmtid="{D5CDD505-2E9C-101B-9397-08002B2CF9AE}" pid="10" name="_dlc_DocId">
    <vt:lpwstr>T4T5T3R555WE-636262436-16696</vt:lpwstr>
  </property>
  <property fmtid="{D5CDD505-2E9C-101B-9397-08002B2CF9AE}" pid="11" name="TriggerFlowInfo">
    <vt:lpwstr/>
  </property>
  <property fmtid="{D5CDD505-2E9C-101B-9397-08002B2CF9AE}" pid="12" name="_dlc_DocIdUrl">
    <vt:lpwstr>https://gtinetorg.sharepoint.com/sites/leapdocs/_layouts/15/DocIdRedir.aspx?ID=T4T5T3R555WE-636262436-16696, T4T5T3R555WE-636262436-16696</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MediaServiceImageTags">
    <vt:lpwstr/>
  </property>
</Properties>
</file>